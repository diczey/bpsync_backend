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1459" w14:textId="38E317AB" w:rsidR="008A39E1" w:rsidRPr="00713DEC" w:rsidRDefault="008A39E1" w:rsidP="000816C6">
      <w:pPr>
        <w:jc w:val="both"/>
        <w:rPr>
          <w:b/>
          <w:sz w:val="32"/>
          <w:szCs w:val="32"/>
        </w:rPr>
      </w:pPr>
      <w:r w:rsidRPr="00713DEC">
        <w:rPr>
          <w:b/>
          <w:sz w:val="32"/>
          <w:szCs w:val="32"/>
        </w:rPr>
        <w:t xml:space="preserve">COMP4910 Senior Design Project 1, </w:t>
      </w:r>
      <w:r w:rsidR="00A501A7" w:rsidRPr="00713DEC">
        <w:rPr>
          <w:b/>
          <w:sz w:val="32"/>
          <w:szCs w:val="32"/>
        </w:rPr>
        <w:t>Fall 202</w:t>
      </w:r>
      <w:r w:rsidR="002754A1" w:rsidRPr="00713DEC">
        <w:rPr>
          <w:b/>
          <w:sz w:val="32"/>
          <w:szCs w:val="32"/>
        </w:rPr>
        <w:t>5</w:t>
      </w:r>
    </w:p>
    <w:p w14:paraId="56DB7CF0" w14:textId="3825B9A8" w:rsidR="00F22C39" w:rsidRPr="00713DEC" w:rsidRDefault="00F22C39" w:rsidP="000816C6">
      <w:pPr>
        <w:jc w:val="both"/>
        <w:rPr>
          <w:b/>
          <w:sz w:val="32"/>
          <w:szCs w:val="32"/>
        </w:rPr>
      </w:pPr>
      <w:r w:rsidRPr="00713DEC">
        <w:rPr>
          <w:b/>
          <w:sz w:val="32"/>
          <w:szCs w:val="32"/>
        </w:rPr>
        <w:t xml:space="preserve">Advisor: </w:t>
      </w:r>
      <w:r w:rsidR="002754A1" w:rsidRPr="00713DEC">
        <w:rPr>
          <w:b/>
          <w:sz w:val="32"/>
          <w:szCs w:val="32"/>
        </w:rPr>
        <w:t>Arman Savran</w:t>
      </w:r>
    </w:p>
    <w:p w14:paraId="3D54DE87" w14:textId="77777777" w:rsidR="00CA372D" w:rsidRPr="00713DEC" w:rsidRDefault="00CA372D" w:rsidP="000816C6">
      <w:pPr>
        <w:jc w:val="both"/>
        <w:rPr>
          <w:b/>
          <w:sz w:val="32"/>
          <w:szCs w:val="32"/>
        </w:rPr>
      </w:pPr>
    </w:p>
    <w:p w14:paraId="7BE9A4A0" w14:textId="77777777" w:rsidR="008D5CF2" w:rsidRPr="00713DEC" w:rsidRDefault="008D5CF2" w:rsidP="000816C6">
      <w:pPr>
        <w:jc w:val="both"/>
        <w:rPr>
          <w:b/>
          <w:sz w:val="32"/>
          <w:szCs w:val="32"/>
        </w:rPr>
      </w:pPr>
    </w:p>
    <w:p w14:paraId="4D5D882F" w14:textId="77777777" w:rsidR="00CB42E3" w:rsidRPr="00713DEC" w:rsidRDefault="00CB42E3" w:rsidP="000816C6">
      <w:pPr>
        <w:jc w:val="both"/>
        <w:rPr>
          <w:b/>
          <w:sz w:val="32"/>
          <w:szCs w:val="32"/>
        </w:rPr>
      </w:pPr>
    </w:p>
    <w:p w14:paraId="183E48DF" w14:textId="77777777" w:rsidR="00CB42E3" w:rsidRPr="00713DEC" w:rsidRDefault="00CB42E3" w:rsidP="000816C6">
      <w:pPr>
        <w:jc w:val="both"/>
        <w:rPr>
          <w:b/>
          <w:sz w:val="32"/>
          <w:szCs w:val="32"/>
        </w:rPr>
      </w:pPr>
    </w:p>
    <w:p w14:paraId="287E45AA" w14:textId="77777777" w:rsidR="00CB42E3" w:rsidRPr="00713DEC" w:rsidRDefault="00CB42E3" w:rsidP="000816C6">
      <w:pPr>
        <w:jc w:val="both"/>
        <w:rPr>
          <w:b/>
          <w:sz w:val="32"/>
          <w:szCs w:val="32"/>
        </w:rPr>
      </w:pPr>
    </w:p>
    <w:p w14:paraId="0F435C82" w14:textId="77777777" w:rsidR="00CB42E3" w:rsidRPr="00713DEC" w:rsidRDefault="00CB42E3" w:rsidP="000816C6">
      <w:pPr>
        <w:jc w:val="both"/>
        <w:rPr>
          <w:b/>
          <w:sz w:val="32"/>
          <w:szCs w:val="32"/>
        </w:rPr>
      </w:pPr>
    </w:p>
    <w:p w14:paraId="2640A139" w14:textId="77777777" w:rsidR="00CB42E3" w:rsidRPr="00713DEC" w:rsidRDefault="00CB42E3" w:rsidP="000816C6">
      <w:pPr>
        <w:jc w:val="both"/>
        <w:rPr>
          <w:b/>
          <w:sz w:val="32"/>
          <w:szCs w:val="32"/>
        </w:rPr>
      </w:pPr>
    </w:p>
    <w:p w14:paraId="1875D1D0" w14:textId="77777777" w:rsidR="00CB42E3" w:rsidRPr="00713DEC" w:rsidRDefault="00CB42E3" w:rsidP="000816C6">
      <w:pPr>
        <w:jc w:val="both"/>
        <w:rPr>
          <w:b/>
          <w:sz w:val="32"/>
          <w:szCs w:val="32"/>
        </w:rPr>
      </w:pPr>
    </w:p>
    <w:p w14:paraId="7AFEE4B0" w14:textId="77777777" w:rsidR="00CB42E3" w:rsidRPr="00713DEC" w:rsidRDefault="00CB42E3" w:rsidP="000816C6">
      <w:pPr>
        <w:jc w:val="both"/>
        <w:rPr>
          <w:b/>
          <w:sz w:val="32"/>
          <w:szCs w:val="32"/>
        </w:rPr>
      </w:pPr>
    </w:p>
    <w:p w14:paraId="1F9822C2" w14:textId="77777777" w:rsidR="00CA372D" w:rsidRPr="00713DEC" w:rsidRDefault="00CA372D" w:rsidP="000816C6">
      <w:pPr>
        <w:jc w:val="both"/>
        <w:rPr>
          <w:b/>
          <w:sz w:val="32"/>
          <w:szCs w:val="32"/>
        </w:rPr>
      </w:pPr>
    </w:p>
    <w:p w14:paraId="2A7A38D5" w14:textId="77777777" w:rsidR="00B65BFE" w:rsidRPr="00713DEC" w:rsidRDefault="00B65BFE" w:rsidP="000816C6">
      <w:pPr>
        <w:jc w:val="both"/>
        <w:rPr>
          <w:b/>
          <w:sz w:val="44"/>
          <w:szCs w:val="44"/>
        </w:rPr>
      </w:pPr>
    </w:p>
    <w:p w14:paraId="680F09D0" w14:textId="15DAA10E" w:rsidR="002754A1" w:rsidRPr="00713DEC" w:rsidRDefault="002754A1" w:rsidP="00F24287">
      <w:pPr>
        <w:jc w:val="center"/>
        <w:rPr>
          <w:b/>
          <w:sz w:val="44"/>
          <w:szCs w:val="44"/>
        </w:rPr>
      </w:pPr>
      <w:proofErr w:type="spellStart"/>
      <w:r w:rsidRPr="00713DEC">
        <w:rPr>
          <w:b/>
          <w:sz w:val="44"/>
          <w:szCs w:val="44"/>
        </w:rPr>
        <w:t>BPSync</w:t>
      </w:r>
      <w:proofErr w:type="spellEnd"/>
    </w:p>
    <w:p w14:paraId="77AC1B26" w14:textId="07D3EBF0" w:rsidR="008A39E1" w:rsidRPr="00713DEC" w:rsidRDefault="008A39E1" w:rsidP="00F24287">
      <w:pPr>
        <w:jc w:val="center"/>
        <w:rPr>
          <w:b/>
          <w:sz w:val="44"/>
          <w:szCs w:val="44"/>
        </w:rPr>
      </w:pPr>
      <w:r w:rsidRPr="00713DEC">
        <w:rPr>
          <w:b/>
          <w:sz w:val="44"/>
          <w:szCs w:val="44"/>
        </w:rPr>
        <w:t>High Level Design</w:t>
      </w:r>
    </w:p>
    <w:p w14:paraId="209A7EB0" w14:textId="77777777" w:rsidR="008A39E1" w:rsidRPr="00713DEC" w:rsidRDefault="008A39E1" w:rsidP="00F24287">
      <w:pPr>
        <w:jc w:val="center"/>
        <w:rPr>
          <w:b/>
          <w:sz w:val="44"/>
          <w:szCs w:val="44"/>
        </w:rPr>
      </w:pPr>
      <w:r w:rsidRPr="00713DEC">
        <w:rPr>
          <w:b/>
          <w:sz w:val="44"/>
          <w:szCs w:val="44"/>
        </w:rPr>
        <w:t>Design Specifications Document</w:t>
      </w:r>
    </w:p>
    <w:p w14:paraId="61FADF68" w14:textId="77777777" w:rsidR="008A39E1" w:rsidRPr="00713DEC" w:rsidRDefault="008A39E1" w:rsidP="00F24287">
      <w:pPr>
        <w:jc w:val="center"/>
        <w:rPr>
          <w:b/>
          <w:sz w:val="32"/>
          <w:szCs w:val="32"/>
        </w:rPr>
      </w:pPr>
    </w:p>
    <w:p w14:paraId="70597ED5" w14:textId="24FFDFC9" w:rsidR="008A39E1" w:rsidRPr="00713DEC" w:rsidRDefault="008A39E1" w:rsidP="00F24287">
      <w:pPr>
        <w:jc w:val="center"/>
        <w:rPr>
          <w:b/>
          <w:sz w:val="32"/>
          <w:szCs w:val="32"/>
        </w:rPr>
      </w:pPr>
      <w:r w:rsidRPr="00713DEC">
        <w:rPr>
          <w:b/>
          <w:sz w:val="32"/>
          <w:szCs w:val="32"/>
        </w:rPr>
        <w:t xml:space="preserve">Revision </w:t>
      </w:r>
      <w:r w:rsidR="00F24287">
        <w:rPr>
          <w:b/>
          <w:sz w:val="32"/>
          <w:szCs w:val="32"/>
        </w:rPr>
        <w:t>2</w:t>
      </w:r>
      <w:r w:rsidRPr="00713DEC">
        <w:rPr>
          <w:b/>
          <w:sz w:val="32"/>
          <w:szCs w:val="32"/>
        </w:rPr>
        <w:t>.</w:t>
      </w:r>
      <w:r w:rsidR="00F24287">
        <w:rPr>
          <w:b/>
          <w:sz w:val="32"/>
          <w:szCs w:val="32"/>
        </w:rPr>
        <w:t>1</w:t>
      </w:r>
    </w:p>
    <w:p w14:paraId="34639A5B" w14:textId="585A5539" w:rsidR="008A39E1" w:rsidRPr="00713DEC" w:rsidRDefault="00F24287" w:rsidP="00F24287">
      <w:pPr>
        <w:jc w:val="center"/>
        <w:rPr>
          <w:b/>
          <w:sz w:val="32"/>
          <w:szCs w:val="32"/>
        </w:rPr>
      </w:pPr>
      <w:r>
        <w:rPr>
          <w:b/>
          <w:sz w:val="32"/>
          <w:szCs w:val="32"/>
        </w:rPr>
        <w:t>05</w:t>
      </w:r>
      <w:r w:rsidR="002754A1" w:rsidRPr="00713DEC">
        <w:rPr>
          <w:b/>
          <w:sz w:val="32"/>
          <w:szCs w:val="32"/>
        </w:rPr>
        <w:t>.</w:t>
      </w:r>
      <w:r>
        <w:rPr>
          <w:b/>
          <w:sz w:val="32"/>
          <w:szCs w:val="32"/>
        </w:rPr>
        <w:t>03</w:t>
      </w:r>
      <w:r w:rsidR="002754A1" w:rsidRPr="00713DEC">
        <w:rPr>
          <w:b/>
          <w:sz w:val="32"/>
          <w:szCs w:val="32"/>
        </w:rPr>
        <w:t>.202</w:t>
      </w:r>
      <w:r>
        <w:rPr>
          <w:b/>
          <w:sz w:val="32"/>
          <w:szCs w:val="32"/>
        </w:rPr>
        <w:t>6</w:t>
      </w:r>
    </w:p>
    <w:p w14:paraId="6C255AF7" w14:textId="77777777" w:rsidR="00062BEA" w:rsidRPr="00713DEC" w:rsidRDefault="00062BEA" w:rsidP="00F24287">
      <w:pPr>
        <w:jc w:val="center"/>
        <w:rPr>
          <w:b/>
          <w:sz w:val="32"/>
          <w:szCs w:val="32"/>
        </w:rPr>
      </w:pPr>
    </w:p>
    <w:p w14:paraId="701FA1A0" w14:textId="77777777" w:rsidR="00CB42E3" w:rsidRPr="00713DEC" w:rsidRDefault="00CB42E3" w:rsidP="00F24287">
      <w:pPr>
        <w:jc w:val="center"/>
        <w:rPr>
          <w:b/>
          <w:sz w:val="32"/>
          <w:szCs w:val="32"/>
        </w:rPr>
      </w:pPr>
    </w:p>
    <w:p w14:paraId="0888668C" w14:textId="77777777" w:rsidR="00CA372D" w:rsidRPr="00713DEC" w:rsidRDefault="00CA372D" w:rsidP="00F24287">
      <w:pPr>
        <w:jc w:val="center"/>
        <w:rPr>
          <w:b/>
          <w:sz w:val="32"/>
          <w:szCs w:val="32"/>
        </w:rPr>
      </w:pPr>
    </w:p>
    <w:p w14:paraId="73D2C03B" w14:textId="77777777" w:rsidR="00CB42E3" w:rsidRPr="00713DEC" w:rsidRDefault="00CB42E3" w:rsidP="00F24287">
      <w:pPr>
        <w:jc w:val="center"/>
        <w:rPr>
          <w:b/>
          <w:sz w:val="32"/>
          <w:szCs w:val="32"/>
        </w:rPr>
      </w:pPr>
    </w:p>
    <w:p w14:paraId="77257A30" w14:textId="77777777" w:rsidR="00CB42E3" w:rsidRPr="00713DEC" w:rsidRDefault="00CB42E3" w:rsidP="00F24287">
      <w:pPr>
        <w:jc w:val="center"/>
        <w:rPr>
          <w:b/>
          <w:sz w:val="32"/>
          <w:szCs w:val="32"/>
        </w:rPr>
      </w:pPr>
    </w:p>
    <w:p w14:paraId="73CD6CDC" w14:textId="77777777" w:rsidR="00B65BFE" w:rsidRPr="00713DEC" w:rsidRDefault="00B65BFE" w:rsidP="00F24287">
      <w:pPr>
        <w:jc w:val="center"/>
        <w:rPr>
          <w:b/>
          <w:sz w:val="32"/>
          <w:szCs w:val="32"/>
        </w:rPr>
      </w:pPr>
    </w:p>
    <w:p w14:paraId="2AD623A4" w14:textId="77777777" w:rsidR="00B65BFE" w:rsidRPr="00713DEC" w:rsidRDefault="00B65BFE" w:rsidP="00F24287">
      <w:pPr>
        <w:jc w:val="center"/>
        <w:rPr>
          <w:b/>
          <w:sz w:val="32"/>
          <w:szCs w:val="32"/>
        </w:rPr>
      </w:pPr>
    </w:p>
    <w:p w14:paraId="74221DD2" w14:textId="77777777" w:rsidR="00B65BFE" w:rsidRPr="00713DEC" w:rsidRDefault="00B65BFE" w:rsidP="00F24287">
      <w:pPr>
        <w:jc w:val="center"/>
        <w:rPr>
          <w:b/>
          <w:sz w:val="32"/>
          <w:szCs w:val="32"/>
        </w:rPr>
      </w:pPr>
    </w:p>
    <w:p w14:paraId="5BDEF9EC" w14:textId="77777777" w:rsidR="00B65BFE" w:rsidRPr="00713DEC" w:rsidRDefault="00B65BFE" w:rsidP="00F24287">
      <w:pPr>
        <w:jc w:val="center"/>
        <w:rPr>
          <w:b/>
          <w:sz w:val="32"/>
          <w:szCs w:val="32"/>
        </w:rPr>
      </w:pPr>
    </w:p>
    <w:p w14:paraId="1426BDA9" w14:textId="77777777" w:rsidR="00CB42E3" w:rsidRPr="00713DEC" w:rsidRDefault="00CB42E3" w:rsidP="00F24287">
      <w:pPr>
        <w:jc w:val="center"/>
        <w:rPr>
          <w:b/>
          <w:sz w:val="32"/>
          <w:szCs w:val="32"/>
        </w:rPr>
      </w:pPr>
    </w:p>
    <w:p w14:paraId="2D46B797" w14:textId="77777777" w:rsidR="00FA31E8" w:rsidRPr="00713DEC" w:rsidRDefault="00FA31E8" w:rsidP="00F24287">
      <w:pPr>
        <w:jc w:val="center"/>
        <w:rPr>
          <w:b/>
          <w:sz w:val="32"/>
          <w:szCs w:val="32"/>
        </w:rPr>
      </w:pPr>
    </w:p>
    <w:p w14:paraId="0CFDE25E" w14:textId="77777777" w:rsidR="00FA31E8" w:rsidRPr="00713DEC" w:rsidRDefault="00FA31E8" w:rsidP="00F24287">
      <w:pPr>
        <w:jc w:val="center"/>
        <w:rPr>
          <w:b/>
          <w:sz w:val="32"/>
          <w:szCs w:val="32"/>
        </w:rPr>
      </w:pPr>
      <w:r w:rsidRPr="00713DEC">
        <w:rPr>
          <w:b/>
          <w:sz w:val="32"/>
          <w:szCs w:val="32"/>
        </w:rPr>
        <w:t>By:</w:t>
      </w:r>
    </w:p>
    <w:p w14:paraId="02E1E0B5" w14:textId="7C021808" w:rsidR="008A39E1" w:rsidRPr="00713DEC" w:rsidRDefault="002754A1" w:rsidP="00F24287">
      <w:pPr>
        <w:jc w:val="center"/>
        <w:rPr>
          <w:b/>
          <w:sz w:val="32"/>
          <w:szCs w:val="32"/>
        </w:rPr>
      </w:pPr>
      <w:r w:rsidRPr="00713DEC">
        <w:rPr>
          <w:b/>
          <w:sz w:val="32"/>
          <w:szCs w:val="32"/>
        </w:rPr>
        <w:t xml:space="preserve">Cem </w:t>
      </w:r>
      <w:proofErr w:type="spellStart"/>
      <w:r w:rsidRPr="00713DEC">
        <w:rPr>
          <w:b/>
          <w:sz w:val="32"/>
          <w:szCs w:val="32"/>
        </w:rPr>
        <w:t>Irer</w:t>
      </w:r>
      <w:proofErr w:type="spellEnd"/>
      <w:r w:rsidR="008A39E1" w:rsidRPr="00713DEC">
        <w:rPr>
          <w:b/>
          <w:sz w:val="32"/>
          <w:szCs w:val="32"/>
        </w:rPr>
        <w:t xml:space="preserve">, </w:t>
      </w:r>
      <w:r w:rsidRPr="00713DEC">
        <w:rPr>
          <w:b/>
          <w:sz w:val="32"/>
          <w:szCs w:val="32"/>
        </w:rPr>
        <w:t>2207000</w:t>
      </w:r>
      <w:r w:rsidR="00CD6567" w:rsidRPr="00713DEC">
        <w:rPr>
          <w:b/>
          <w:sz w:val="32"/>
          <w:szCs w:val="32"/>
        </w:rPr>
        <w:t>1077</w:t>
      </w:r>
    </w:p>
    <w:p w14:paraId="2E7627D8" w14:textId="40AD2C69" w:rsidR="008A39E1" w:rsidRPr="00713DEC" w:rsidRDefault="002754A1" w:rsidP="00F24287">
      <w:pPr>
        <w:jc w:val="center"/>
        <w:rPr>
          <w:b/>
          <w:sz w:val="32"/>
          <w:szCs w:val="32"/>
        </w:rPr>
      </w:pPr>
      <w:r w:rsidRPr="00713DEC">
        <w:rPr>
          <w:b/>
          <w:sz w:val="32"/>
          <w:szCs w:val="32"/>
        </w:rPr>
        <w:t>Kar</w:t>
      </w:r>
      <w:r w:rsidR="00CD6567" w:rsidRPr="00713DEC">
        <w:rPr>
          <w:b/>
          <w:sz w:val="32"/>
          <w:szCs w:val="32"/>
        </w:rPr>
        <w:t>delen Aldemir</w:t>
      </w:r>
      <w:r w:rsidR="008A39E1" w:rsidRPr="00713DEC">
        <w:rPr>
          <w:b/>
          <w:sz w:val="32"/>
          <w:szCs w:val="32"/>
        </w:rPr>
        <w:t xml:space="preserve">, </w:t>
      </w:r>
      <w:r w:rsidR="00CD6567" w:rsidRPr="00713DEC">
        <w:rPr>
          <w:b/>
          <w:sz w:val="32"/>
          <w:szCs w:val="32"/>
        </w:rPr>
        <w:t>20070001024</w:t>
      </w:r>
    </w:p>
    <w:p w14:paraId="29A73518" w14:textId="7F61497C" w:rsidR="00CD6567" w:rsidRPr="00713DEC" w:rsidRDefault="00CD6567" w:rsidP="00F24287">
      <w:pPr>
        <w:jc w:val="center"/>
        <w:rPr>
          <w:b/>
          <w:sz w:val="32"/>
          <w:szCs w:val="32"/>
        </w:rPr>
      </w:pPr>
      <w:r w:rsidRPr="00713DEC">
        <w:rPr>
          <w:b/>
          <w:sz w:val="32"/>
          <w:szCs w:val="32"/>
        </w:rPr>
        <w:t>Zeynep Dicle Kartal</w:t>
      </w:r>
      <w:r w:rsidR="008A39E1" w:rsidRPr="00713DEC">
        <w:rPr>
          <w:b/>
          <w:sz w:val="32"/>
          <w:szCs w:val="32"/>
        </w:rPr>
        <w:t xml:space="preserve">, </w:t>
      </w:r>
      <w:r w:rsidRPr="00713DEC">
        <w:rPr>
          <w:b/>
          <w:sz w:val="32"/>
          <w:szCs w:val="32"/>
        </w:rPr>
        <w:t>21070001016</w:t>
      </w:r>
    </w:p>
    <w:p w14:paraId="3143F416" w14:textId="4AF16472" w:rsidR="00CD6567" w:rsidRPr="00713DEC" w:rsidRDefault="00CD6567" w:rsidP="00F24287">
      <w:pPr>
        <w:jc w:val="center"/>
        <w:rPr>
          <w:b/>
          <w:sz w:val="32"/>
          <w:szCs w:val="32"/>
        </w:rPr>
      </w:pPr>
      <w:r w:rsidRPr="00713DEC">
        <w:rPr>
          <w:b/>
          <w:sz w:val="32"/>
          <w:szCs w:val="32"/>
        </w:rPr>
        <w:t>Mustafa Göksu Erdoğan, 22070001052</w:t>
      </w:r>
    </w:p>
    <w:p w14:paraId="7AAB8CD1" w14:textId="16F7B24E" w:rsidR="008A39E1" w:rsidRPr="00713DEC" w:rsidRDefault="008A39E1" w:rsidP="00F24287">
      <w:pPr>
        <w:jc w:val="center"/>
        <w:rPr>
          <w:b/>
          <w:sz w:val="32"/>
          <w:szCs w:val="32"/>
        </w:rPr>
      </w:pPr>
    </w:p>
    <w:p w14:paraId="22462D3B" w14:textId="77777777" w:rsidR="00FA31E8" w:rsidRPr="00713DEC" w:rsidRDefault="00FA31E8" w:rsidP="000816C6">
      <w:pPr>
        <w:jc w:val="both"/>
        <w:rPr>
          <w:b/>
          <w:sz w:val="32"/>
          <w:szCs w:val="32"/>
        </w:rPr>
      </w:pPr>
    </w:p>
    <w:p w14:paraId="7941FB49" w14:textId="77777777" w:rsidR="001E4A65" w:rsidRPr="00713DEC" w:rsidRDefault="00CB42E3" w:rsidP="000816C6">
      <w:pPr>
        <w:jc w:val="both"/>
        <w:rPr>
          <w:szCs w:val="24"/>
        </w:rPr>
      </w:pPr>
      <w:r w:rsidRPr="00713DEC">
        <w:rPr>
          <w:sz w:val="20"/>
        </w:rPr>
        <w:br w:type="page"/>
      </w:r>
    </w:p>
    <w:p w14:paraId="73520AF7" w14:textId="77777777" w:rsidR="001E4A65" w:rsidRPr="00713DEC" w:rsidRDefault="001E4A65" w:rsidP="000816C6">
      <w:pPr>
        <w:jc w:val="both"/>
        <w:rPr>
          <w:szCs w:val="24"/>
        </w:rPr>
      </w:pPr>
    </w:p>
    <w:p w14:paraId="2D7B91DA" w14:textId="77777777" w:rsidR="003D12C5" w:rsidRPr="00713DEC" w:rsidRDefault="003D12C5" w:rsidP="000816C6">
      <w:pPr>
        <w:jc w:val="both"/>
        <w:rPr>
          <w:szCs w:val="24"/>
        </w:rPr>
      </w:pPr>
    </w:p>
    <w:p w14:paraId="7897363A" w14:textId="77777777" w:rsidR="003D12C5" w:rsidRPr="00713DEC" w:rsidRDefault="003D12C5" w:rsidP="000816C6">
      <w:pPr>
        <w:jc w:val="both"/>
        <w:rPr>
          <w:szCs w:val="24"/>
        </w:rPr>
      </w:pPr>
    </w:p>
    <w:p w14:paraId="5C084DB3" w14:textId="77777777" w:rsidR="003D12C5" w:rsidRPr="00713DEC" w:rsidRDefault="003D12C5" w:rsidP="000816C6">
      <w:pPr>
        <w:jc w:val="both"/>
        <w:rPr>
          <w:szCs w:val="24"/>
        </w:rPr>
      </w:pPr>
    </w:p>
    <w:p w14:paraId="4599A4F8" w14:textId="77777777" w:rsidR="003D12C5" w:rsidRPr="00713DEC" w:rsidRDefault="003D12C5" w:rsidP="000816C6">
      <w:pPr>
        <w:jc w:val="both"/>
        <w:rPr>
          <w:szCs w:val="24"/>
        </w:rPr>
      </w:pPr>
    </w:p>
    <w:p w14:paraId="325A88E0" w14:textId="77777777" w:rsidR="003D12C5" w:rsidRPr="00713DEC" w:rsidRDefault="003D12C5" w:rsidP="000816C6">
      <w:pPr>
        <w:jc w:val="both"/>
        <w:rPr>
          <w:szCs w:val="24"/>
        </w:rPr>
      </w:pPr>
    </w:p>
    <w:p w14:paraId="5641B77D" w14:textId="77777777" w:rsidR="003D12C5" w:rsidRPr="00713DEC" w:rsidRDefault="003D12C5" w:rsidP="000816C6">
      <w:pPr>
        <w:jc w:val="both"/>
        <w:rPr>
          <w:szCs w:val="24"/>
        </w:rPr>
      </w:pPr>
    </w:p>
    <w:p w14:paraId="32292681" w14:textId="77777777" w:rsidR="00453E39" w:rsidRPr="001E4A65" w:rsidRDefault="00453E39" w:rsidP="000816C6">
      <w:pPr>
        <w:pStyle w:val="Heading1"/>
        <w:jc w:val="both"/>
      </w:pPr>
      <w:bookmarkStart w:id="0" w:name="_Toc218201384"/>
      <w:r>
        <w:t>Revision History</w:t>
      </w:r>
      <w:bookmarkEnd w:id="0"/>
    </w:p>
    <w:p w14:paraId="6FB6F282" w14:textId="77777777" w:rsidR="001E4A65" w:rsidRPr="00713DEC" w:rsidRDefault="001E4A65" w:rsidP="000816C6">
      <w:pPr>
        <w:jc w:val="both"/>
        <w:rPr>
          <w:szCs w:val="24"/>
        </w:rPr>
      </w:pPr>
    </w:p>
    <w:p w14:paraId="588268A6" w14:textId="77777777" w:rsidR="008A39E1" w:rsidRPr="00713DEC" w:rsidRDefault="008A39E1" w:rsidP="000816C6">
      <w:pPr>
        <w:jc w:val="both"/>
        <w:rPr>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5"/>
        <w:gridCol w:w="2106"/>
        <w:gridCol w:w="5729"/>
      </w:tblGrid>
      <w:tr w:rsidR="008A39E1" w:rsidRPr="00713DEC" w14:paraId="31F52CDA" w14:textId="77777777" w:rsidTr="002840DE">
        <w:tc>
          <w:tcPr>
            <w:tcW w:w="1685" w:type="dxa"/>
          </w:tcPr>
          <w:p w14:paraId="1DF59939" w14:textId="77777777" w:rsidR="008A39E1" w:rsidRPr="00713DEC" w:rsidRDefault="008A39E1" w:rsidP="000816C6">
            <w:pPr>
              <w:jc w:val="both"/>
              <w:rPr>
                <w:b/>
                <w:szCs w:val="24"/>
              </w:rPr>
            </w:pPr>
            <w:r w:rsidRPr="00713DEC">
              <w:rPr>
                <w:b/>
                <w:szCs w:val="24"/>
              </w:rPr>
              <w:t>Revision</w:t>
            </w:r>
          </w:p>
        </w:tc>
        <w:tc>
          <w:tcPr>
            <w:tcW w:w="2106" w:type="dxa"/>
          </w:tcPr>
          <w:p w14:paraId="7203EF47" w14:textId="77777777" w:rsidR="008A39E1" w:rsidRPr="00713DEC" w:rsidRDefault="008A39E1" w:rsidP="000816C6">
            <w:pPr>
              <w:jc w:val="both"/>
              <w:rPr>
                <w:b/>
                <w:szCs w:val="24"/>
              </w:rPr>
            </w:pPr>
            <w:r w:rsidRPr="00713DEC">
              <w:rPr>
                <w:b/>
                <w:szCs w:val="24"/>
              </w:rPr>
              <w:t>Date</w:t>
            </w:r>
          </w:p>
        </w:tc>
        <w:tc>
          <w:tcPr>
            <w:tcW w:w="5729" w:type="dxa"/>
          </w:tcPr>
          <w:p w14:paraId="1BFF7340" w14:textId="77777777" w:rsidR="008A39E1" w:rsidRPr="00713DEC" w:rsidRDefault="008A39E1" w:rsidP="000816C6">
            <w:pPr>
              <w:jc w:val="both"/>
              <w:rPr>
                <w:b/>
                <w:szCs w:val="24"/>
              </w:rPr>
            </w:pPr>
            <w:r w:rsidRPr="00713DEC">
              <w:rPr>
                <w:b/>
                <w:szCs w:val="24"/>
              </w:rPr>
              <w:t>Explanation</w:t>
            </w:r>
          </w:p>
        </w:tc>
      </w:tr>
      <w:tr w:rsidR="008A39E1" w:rsidRPr="00713DEC" w14:paraId="673A2920" w14:textId="77777777" w:rsidTr="002840DE">
        <w:trPr>
          <w:trHeight w:val="344"/>
        </w:trPr>
        <w:tc>
          <w:tcPr>
            <w:tcW w:w="1685" w:type="dxa"/>
          </w:tcPr>
          <w:p w14:paraId="25C66F6E" w14:textId="2E60512F" w:rsidR="008D463A" w:rsidRPr="00713DEC" w:rsidRDefault="008A39E1" w:rsidP="000816C6">
            <w:pPr>
              <w:jc w:val="both"/>
              <w:rPr>
                <w:szCs w:val="24"/>
              </w:rPr>
            </w:pPr>
            <w:r w:rsidRPr="00713DEC">
              <w:rPr>
                <w:szCs w:val="24"/>
              </w:rPr>
              <w:t>1.0</w:t>
            </w:r>
          </w:p>
        </w:tc>
        <w:tc>
          <w:tcPr>
            <w:tcW w:w="2106" w:type="dxa"/>
          </w:tcPr>
          <w:p w14:paraId="48AD8655" w14:textId="6009459B" w:rsidR="008A39E1" w:rsidRPr="00713DEC" w:rsidRDefault="008D463A" w:rsidP="000816C6">
            <w:pPr>
              <w:jc w:val="both"/>
              <w:rPr>
                <w:szCs w:val="24"/>
              </w:rPr>
            </w:pPr>
            <w:r w:rsidRPr="00713DEC">
              <w:rPr>
                <w:szCs w:val="24"/>
              </w:rPr>
              <w:t>19</w:t>
            </w:r>
            <w:r w:rsidR="00A501A7" w:rsidRPr="00713DEC">
              <w:rPr>
                <w:szCs w:val="24"/>
              </w:rPr>
              <w:t>.12.</w:t>
            </w:r>
            <w:r w:rsidR="0083657E" w:rsidRPr="00713DEC">
              <w:rPr>
                <w:szCs w:val="24"/>
              </w:rPr>
              <w:t>202</w:t>
            </w:r>
            <w:r w:rsidRPr="00713DEC">
              <w:rPr>
                <w:szCs w:val="24"/>
              </w:rPr>
              <w:t>5</w:t>
            </w:r>
          </w:p>
        </w:tc>
        <w:tc>
          <w:tcPr>
            <w:tcW w:w="5729" w:type="dxa"/>
          </w:tcPr>
          <w:p w14:paraId="44074DA2" w14:textId="7C68D676" w:rsidR="008D463A" w:rsidRPr="00713DEC" w:rsidRDefault="008D463A" w:rsidP="000816C6">
            <w:pPr>
              <w:jc w:val="both"/>
              <w:rPr>
                <w:szCs w:val="24"/>
              </w:rPr>
            </w:pPr>
            <w:r w:rsidRPr="00713DEC">
              <w:rPr>
                <w:szCs w:val="24"/>
              </w:rPr>
              <w:t>Initial version of document</w:t>
            </w:r>
          </w:p>
        </w:tc>
      </w:tr>
      <w:tr w:rsidR="002840DE" w:rsidRPr="00713DEC" w14:paraId="0A934649" w14:textId="77777777" w:rsidTr="002840DE">
        <w:trPr>
          <w:trHeight w:val="344"/>
        </w:trPr>
        <w:tc>
          <w:tcPr>
            <w:tcW w:w="1685" w:type="dxa"/>
          </w:tcPr>
          <w:p w14:paraId="75F751A8" w14:textId="3EA95E09" w:rsidR="002840DE" w:rsidRPr="00713DEC" w:rsidRDefault="002840DE" w:rsidP="000816C6">
            <w:pPr>
              <w:jc w:val="both"/>
              <w:rPr>
                <w:szCs w:val="24"/>
              </w:rPr>
            </w:pPr>
            <w:r>
              <w:rPr>
                <w:szCs w:val="24"/>
              </w:rPr>
              <w:t>1.1</w:t>
            </w:r>
          </w:p>
        </w:tc>
        <w:tc>
          <w:tcPr>
            <w:tcW w:w="2106" w:type="dxa"/>
          </w:tcPr>
          <w:p w14:paraId="2C0486C1" w14:textId="14306B2E" w:rsidR="002840DE" w:rsidRPr="00713DEC" w:rsidRDefault="002840DE" w:rsidP="000816C6">
            <w:pPr>
              <w:jc w:val="both"/>
              <w:rPr>
                <w:szCs w:val="24"/>
              </w:rPr>
            </w:pPr>
            <w:r>
              <w:rPr>
                <w:szCs w:val="24"/>
              </w:rPr>
              <w:t>28.12.2025</w:t>
            </w:r>
          </w:p>
        </w:tc>
        <w:tc>
          <w:tcPr>
            <w:tcW w:w="5729" w:type="dxa"/>
          </w:tcPr>
          <w:p w14:paraId="44B2632B" w14:textId="7BCE9FEF" w:rsidR="002840DE" w:rsidRPr="00713DEC" w:rsidRDefault="002840DE" w:rsidP="000816C6">
            <w:pPr>
              <w:jc w:val="both"/>
              <w:rPr>
                <w:szCs w:val="24"/>
              </w:rPr>
            </w:pPr>
            <w:r>
              <w:rPr>
                <w:szCs w:val="24"/>
              </w:rPr>
              <w:t>Added UML Diagrams</w:t>
            </w:r>
          </w:p>
        </w:tc>
      </w:tr>
      <w:tr w:rsidR="002840DE" w:rsidRPr="00713DEC" w14:paraId="6E15F2DA" w14:textId="77777777" w:rsidTr="002840DE">
        <w:trPr>
          <w:trHeight w:val="344"/>
        </w:trPr>
        <w:tc>
          <w:tcPr>
            <w:tcW w:w="1685" w:type="dxa"/>
          </w:tcPr>
          <w:p w14:paraId="4EFC13F1" w14:textId="7A43E66E" w:rsidR="002840DE" w:rsidRPr="00713DEC" w:rsidRDefault="002840DE" w:rsidP="000816C6">
            <w:pPr>
              <w:jc w:val="both"/>
              <w:rPr>
                <w:szCs w:val="24"/>
              </w:rPr>
            </w:pPr>
            <w:r>
              <w:rPr>
                <w:szCs w:val="24"/>
              </w:rPr>
              <w:t>2.0</w:t>
            </w:r>
          </w:p>
        </w:tc>
        <w:tc>
          <w:tcPr>
            <w:tcW w:w="2106" w:type="dxa"/>
          </w:tcPr>
          <w:p w14:paraId="3795F1F2" w14:textId="76307B76" w:rsidR="002840DE" w:rsidRPr="00713DEC" w:rsidRDefault="002840DE" w:rsidP="000816C6">
            <w:pPr>
              <w:jc w:val="both"/>
              <w:rPr>
                <w:szCs w:val="24"/>
              </w:rPr>
            </w:pPr>
            <w:r>
              <w:rPr>
                <w:szCs w:val="24"/>
              </w:rPr>
              <w:t>31.12.2025</w:t>
            </w:r>
          </w:p>
        </w:tc>
        <w:tc>
          <w:tcPr>
            <w:tcW w:w="5729" w:type="dxa"/>
          </w:tcPr>
          <w:p w14:paraId="0E6FB240" w14:textId="02B3B667" w:rsidR="002840DE" w:rsidRPr="00713DEC" w:rsidRDefault="002840DE" w:rsidP="000816C6">
            <w:pPr>
              <w:jc w:val="both"/>
              <w:rPr>
                <w:szCs w:val="24"/>
              </w:rPr>
            </w:pPr>
            <w:r w:rsidRPr="002840DE">
              <w:rPr>
                <w:szCs w:val="24"/>
              </w:rPr>
              <w:t>Supervisor approval version prepared.</w:t>
            </w:r>
          </w:p>
        </w:tc>
      </w:tr>
      <w:tr w:rsidR="00F24287" w:rsidRPr="00713DEC" w14:paraId="485CF7CC" w14:textId="77777777" w:rsidTr="002840DE">
        <w:trPr>
          <w:trHeight w:val="344"/>
        </w:trPr>
        <w:tc>
          <w:tcPr>
            <w:tcW w:w="1685" w:type="dxa"/>
          </w:tcPr>
          <w:p w14:paraId="182DFD3B" w14:textId="2163E553" w:rsidR="00F24287" w:rsidRDefault="00F24287" w:rsidP="000816C6">
            <w:pPr>
              <w:jc w:val="both"/>
              <w:rPr>
                <w:szCs w:val="24"/>
              </w:rPr>
            </w:pPr>
            <w:r>
              <w:rPr>
                <w:szCs w:val="24"/>
              </w:rPr>
              <w:t>2.1</w:t>
            </w:r>
          </w:p>
        </w:tc>
        <w:tc>
          <w:tcPr>
            <w:tcW w:w="2106" w:type="dxa"/>
          </w:tcPr>
          <w:p w14:paraId="37588F55" w14:textId="6B4B77E9" w:rsidR="00F24287" w:rsidRDefault="00F24287" w:rsidP="000816C6">
            <w:pPr>
              <w:jc w:val="both"/>
              <w:rPr>
                <w:szCs w:val="24"/>
              </w:rPr>
            </w:pPr>
            <w:r>
              <w:rPr>
                <w:szCs w:val="24"/>
              </w:rPr>
              <w:t>04.03.2026</w:t>
            </w:r>
          </w:p>
        </w:tc>
        <w:tc>
          <w:tcPr>
            <w:tcW w:w="5729" w:type="dxa"/>
          </w:tcPr>
          <w:p w14:paraId="5B7F93FB" w14:textId="1A10E980" w:rsidR="00F24287" w:rsidRPr="002840DE" w:rsidRDefault="00F24287" w:rsidP="000816C6">
            <w:pPr>
              <w:jc w:val="both"/>
              <w:rPr>
                <w:szCs w:val="24"/>
              </w:rPr>
            </w:pPr>
            <w:r>
              <w:rPr>
                <w:szCs w:val="24"/>
              </w:rPr>
              <w:t>Latest version of DSD</w:t>
            </w:r>
          </w:p>
        </w:tc>
      </w:tr>
      <w:tr w:rsidR="00F24287" w:rsidRPr="00713DEC" w14:paraId="4D5B6288" w14:textId="77777777" w:rsidTr="002840DE">
        <w:trPr>
          <w:trHeight w:val="344"/>
        </w:trPr>
        <w:tc>
          <w:tcPr>
            <w:tcW w:w="1685" w:type="dxa"/>
          </w:tcPr>
          <w:p w14:paraId="319B315D" w14:textId="77777777" w:rsidR="00F24287" w:rsidRDefault="00F24287" w:rsidP="000816C6">
            <w:pPr>
              <w:jc w:val="both"/>
              <w:rPr>
                <w:szCs w:val="24"/>
              </w:rPr>
            </w:pPr>
          </w:p>
        </w:tc>
        <w:tc>
          <w:tcPr>
            <w:tcW w:w="2106" w:type="dxa"/>
          </w:tcPr>
          <w:p w14:paraId="29C197F9" w14:textId="77777777" w:rsidR="00F24287" w:rsidRDefault="00F24287" w:rsidP="000816C6">
            <w:pPr>
              <w:jc w:val="both"/>
              <w:rPr>
                <w:szCs w:val="24"/>
              </w:rPr>
            </w:pPr>
          </w:p>
        </w:tc>
        <w:tc>
          <w:tcPr>
            <w:tcW w:w="5729" w:type="dxa"/>
          </w:tcPr>
          <w:p w14:paraId="02F00779" w14:textId="77777777" w:rsidR="00F24287" w:rsidRPr="002840DE" w:rsidRDefault="00F24287" w:rsidP="000816C6">
            <w:pPr>
              <w:jc w:val="both"/>
              <w:rPr>
                <w:szCs w:val="24"/>
              </w:rPr>
            </w:pPr>
          </w:p>
        </w:tc>
      </w:tr>
      <w:tr w:rsidR="00F24287" w:rsidRPr="00713DEC" w14:paraId="31233D16" w14:textId="77777777" w:rsidTr="002840DE">
        <w:trPr>
          <w:trHeight w:val="344"/>
        </w:trPr>
        <w:tc>
          <w:tcPr>
            <w:tcW w:w="1685" w:type="dxa"/>
          </w:tcPr>
          <w:p w14:paraId="45DFD061" w14:textId="77777777" w:rsidR="00F24287" w:rsidRDefault="00F24287" w:rsidP="000816C6">
            <w:pPr>
              <w:jc w:val="both"/>
              <w:rPr>
                <w:szCs w:val="24"/>
              </w:rPr>
            </w:pPr>
          </w:p>
        </w:tc>
        <w:tc>
          <w:tcPr>
            <w:tcW w:w="2106" w:type="dxa"/>
          </w:tcPr>
          <w:p w14:paraId="3649E2F8" w14:textId="77777777" w:rsidR="00F24287" w:rsidRDefault="00F24287" w:rsidP="000816C6">
            <w:pPr>
              <w:jc w:val="both"/>
              <w:rPr>
                <w:szCs w:val="24"/>
              </w:rPr>
            </w:pPr>
          </w:p>
        </w:tc>
        <w:tc>
          <w:tcPr>
            <w:tcW w:w="5729" w:type="dxa"/>
          </w:tcPr>
          <w:p w14:paraId="4B9513BE" w14:textId="77777777" w:rsidR="00F24287" w:rsidRPr="002840DE" w:rsidRDefault="00F24287" w:rsidP="000816C6">
            <w:pPr>
              <w:jc w:val="both"/>
              <w:rPr>
                <w:szCs w:val="24"/>
              </w:rPr>
            </w:pPr>
          </w:p>
        </w:tc>
      </w:tr>
      <w:tr w:rsidR="00F24287" w:rsidRPr="00713DEC" w14:paraId="6982A410" w14:textId="77777777" w:rsidTr="002840DE">
        <w:trPr>
          <w:trHeight w:val="344"/>
        </w:trPr>
        <w:tc>
          <w:tcPr>
            <w:tcW w:w="1685" w:type="dxa"/>
          </w:tcPr>
          <w:p w14:paraId="2FEB3F66" w14:textId="77777777" w:rsidR="00F24287" w:rsidRDefault="00F24287" w:rsidP="000816C6">
            <w:pPr>
              <w:jc w:val="both"/>
              <w:rPr>
                <w:szCs w:val="24"/>
              </w:rPr>
            </w:pPr>
          </w:p>
        </w:tc>
        <w:tc>
          <w:tcPr>
            <w:tcW w:w="2106" w:type="dxa"/>
          </w:tcPr>
          <w:p w14:paraId="6EEBEDB0" w14:textId="77777777" w:rsidR="00F24287" w:rsidRDefault="00F24287" w:rsidP="000816C6">
            <w:pPr>
              <w:jc w:val="both"/>
              <w:rPr>
                <w:szCs w:val="24"/>
              </w:rPr>
            </w:pPr>
          </w:p>
        </w:tc>
        <w:tc>
          <w:tcPr>
            <w:tcW w:w="5729" w:type="dxa"/>
          </w:tcPr>
          <w:p w14:paraId="6C0A7DA2" w14:textId="77777777" w:rsidR="00F24287" w:rsidRPr="002840DE" w:rsidRDefault="00F24287" w:rsidP="000816C6">
            <w:pPr>
              <w:jc w:val="both"/>
              <w:rPr>
                <w:szCs w:val="24"/>
              </w:rPr>
            </w:pPr>
          </w:p>
        </w:tc>
      </w:tr>
    </w:tbl>
    <w:p w14:paraId="3D489255" w14:textId="77777777" w:rsidR="008A39E1" w:rsidRPr="00713DEC" w:rsidRDefault="008A39E1" w:rsidP="000816C6">
      <w:pPr>
        <w:jc w:val="both"/>
        <w:rPr>
          <w:szCs w:val="24"/>
        </w:rPr>
      </w:pPr>
    </w:p>
    <w:p w14:paraId="24229B53" w14:textId="699AB839" w:rsidR="00453E39" w:rsidRPr="00713DEC" w:rsidRDefault="003D12C5" w:rsidP="000816C6">
      <w:pPr>
        <w:jc w:val="both"/>
        <w:rPr>
          <w:szCs w:val="24"/>
        </w:rPr>
      </w:pPr>
      <w:r w:rsidRPr="00713DEC">
        <w:rPr>
          <w:szCs w:val="24"/>
        </w:rPr>
        <w:br w:type="page"/>
      </w:r>
    </w:p>
    <w:p w14:paraId="5EAD8DD3" w14:textId="77777777" w:rsidR="001E4A65" w:rsidRPr="00713DEC" w:rsidRDefault="001E4A65" w:rsidP="000816C6">
      <w:pPr>
        <w:jc w:val="both"/>
        <w:rPr>
          <w:szCs w:val="24"/>
        </w:rPr>
      </w:pPr>
    </w:p>
    <w:p w14:paraId="4326CD37" w14:textId="77777777" w:rsidR="003D12C5" w:rsidRPr="00713DEC" w:rsidRDefault="003D12C5" w:rsidP="000816C6">
      <w:pPr>
        <w:jc w:val="both"/>
        <w:rPr>
          <w:szCs w:val="24"/>
        </w:rPr>
      </w:pPr>
    </w:p>
    <w:p w14:paraId="429B9098" w14:textId="77777777" w:rsidR="003D12C5" w:rsidRPr="00713DEC" w:rsidRDefault="003D12C5" w:rsidP="000816C6">
      <w:pPr>
        <w:jc w:val="both"/>
        <w:rPr>
          <w:szCs w:val="24"/>
        </w:rPr>
      </w:pPr>
    </w:p>
    <w:p w14:paraId="6506FA59" w14:textId="77777777" w:rsidR="003D12C5" w:rsidRPr="00713DEC" w:rsidRDefault="003D12C5" w:rsidP="000816C6">
      <w:pPr>
        <w:jc w:val="both"/>
        <w:rPr>
          <w:szCs w:val="24"/>
        </w:rPr>
      </w:pPr>
    </w:p>
    <w:p w14:paraId="57BF0E15" w14:textId="77777777" w:rsidR="003D12C5" w:rsidRPr="00713DEC" w:rsidRDefault="003D12C5" w:rsidP="000816C6">
      <w:pPr>
        <w:jc w:val="both"/>
        <w:rPr>
          <w:szCs w:val="24"/>
        </w:rPr>
      </w:pPr>
    </w:p>
    <w:p w14:paraId="578C2F18" w14:textId="77777777" w:rsidR="003D12C5" w:rsidRPr="00713DEC" w:rsidRDefault="003D12C5" w:rsidP="000816C6">
      <w:pPr>
        <w:jc w:val="both"/>
        <w:rPr>
          <w:szCs w:val="24"/>
        </w:rPr>
      </w:pPr>
    </w:p>
    <w:p w14:paraId="37F78209" w14:textId="77777777" w:rsidR="003D12C5" w:rsidRPr="00713DEC" w:rsidRDefault="003D12C5" w:rsidP="000816C6">
      <w:pPr>
        <w:jc w:val="both"/>
        <w:rPr>
          <w:szCs w:val="24"/>
        </w:rPr>
      </w:pPr>
    </w:p>
    <w:p w14:paraId="2D4476B3" w14:textId="77777777" w:rsidR="003D12C5" w:rsidRPr="00713DEC" w:rsidRDefault="003D12C5" w:rsidP="000816C6">
      <w:pPr>
        <w:jc w:val="both"/>
        <w:rPr>
          <w:szCs w:val="24"/>
        </w:rPr>
      </w:pPr>
    </w:p>
    <w:p w14:paraId="368A8C4A" w14:textId="03091267" w:rsidR="001E4A65" w:rsidRPr="001E4A65" w:rsidRDefault="001E4A65" w:rsidP="000816C6">
      <w:pPr>
        <w:pStyle w:val="Heading1"/>
        <w:jc w:val="both"/>
      </w:pPr>
      <w:bookmarkStart w:id="1" w:name="_Toc218201385"/>
      <w:r w:rsidRPr="001E4A65">
        <w:t>Table of Content</w:t>
      </w:r>
      <w:r w:rsidR="00CD6567">
        <w:t>s</w:t>
      </w:r>
      <w:bookmarkEnd w:id="1"/>
    </w:p>
    <w:p w14:paraId="7C34D5DC" w14:textId="77777777" w:rsidR="001E4A65" w:rsidRPr="00713DEC" w:rsidRDefault="001E4A65" w:rsidP="000816C6">
      <w:pPr>
        <w:jc w:val="both"/>
        <w:rPr>
          <w:szCs w:val="24"/>
        </w:rPr>
      </w:pPr>
    </w:p>
    <w:p w14:paraId="2E5936CA" w14:textId="2FB5FC5F" w:rsidR="00073082" w:rsidRDefault="001E4A65" w:rsidP="000816C6">
      <w:pPr>
        <w:pStyle w:val="TOC1"/>
        <w:tabs>
          <w:tab w:val="right" w:leader="dot" w:pos="9628"/>
        </w:tabs>
        <w:jc w:val="both"/>
        <w:rPr>
          <w:rFonts w:asciiTheme="minorHAnsi" w:eastAsiaTheme="minorEastAsia" w:hAnsiTheme="minorHAnsi" w:cstheme="minorBidi"/>
          <w:noProof/>
          <w:kern w:val="2"/>
          <w:szCs w:val="24"/>
          <w:lang w:val="tr-TR" w:eastAsia="tr-TR"/>
          <w14:ligatures w14:val="standardContextual"/>
        </w:rPr>
      </w:pPr>
      <w:r w:rsidRPr="00713DEC">
        <w:rPr>
          <w:szCs w:val="24"/>
        </w:rPr>
        <w:fldChar w:fldCharType="begin"/>
      </w:r>
      <w:r w:rsidRPr="00713DEC">
        <w:rPr>
          <w:szCs w:val="24"/>
        </w:rPr>
        <w:instrText xml:space="preserve"> TOC \o "1-3" \h \z \u </w:instrText>
      </w:r>
      <w:r w:rsidRPr="00713DEC">
        <w:rPr>
          <w:szCs w:val="24"/>
        </w:rPr>
        <w:fldChar w:fldCharType="separate"/>
      </w:r>
      <w:hyperlink w:anchor="_Toc218201384" w:history="1">
        <w:r w:rsidR="00073082" w:rsidRPr="00A918D5">
          <w:rPr>
            <w:rStyle w:val="Hyperlink"/>
            <w:noProof/>
          </w:rPr>
          <w:t>Revision History</w:t>
        </w:r>
        <w:r w:rsidR="00073082">
          <w:rPr>
            <w:noProof/>
            <w:webHidden/>
          </w:rPr>
          <w:tab/>
        </w:r>
        <w:r w:rsidR="00073082">
          <w:rPr>
            <w:noProof/>
            <w:webHidden/>
          </w:rPr>
          <w:fldChar w:fldCharType="begin"/>
        </w:r>
        <w:r w:rsidR="00073082">
          <w:rPr>
            <w:noProof/>
            <w:webHidden/>
          </w:rPr>
          <w:instrText xml:space="preserve"> PAGEREF _Toc218201384 \h </w:instrText>
        </w:r>
        <w:r w:rsidR="00073082">
          <w:rPr>
            <w:noProof/>
            <w:webHidden/>
          </w:rPr>
        </w:r>
        <w:r w:rsidR="00073082">
          <w:rPr>
            <w:noProof/>
            <w:webHidden/>
          </w:rPr>
          <w:fldChar w:fldCharType="separate"/>
        </w:r>
        <w:r w:rsidR="00AB61C9">
          <w:rPr>
            <w:noProof/>
            <w:webHidden/>
          </w:rPr>
          <w:t>2</w:t>
        </w:r>
        <w:r w:rsidR="00073082">
          <w:rPr>
            <w:noProof/>
            <w:webHidden/>
          </w:rPr>
          <w:fldChar w:fldCharType="end"/>
        </w:r>
      </w:hyperlink>
    </w:p>
    <w:p w14:paraId="2F979EF4" w14:textId="4E77849E" w:rsidR="00073082" w:rsidRDefault="00073082" w:rsidP="000816C6">
      <w:pPr>
        <w:pStyle w:val="TOC1"/>
        <w:tabs>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85" w:history="1">
        <w:r w:rsidRPr="00A918D5">
          <w:rPr>
            <w:rStyle w:val="Hyperlink"/>
            <w:noProof/>
          </w:rPr>
          <w:t>Table of Contents</w:t>
        </w:r>
        <w:r>
          <w:rPr>
            <w:noProof/>
            <w:webHidden/>
          </w:rPr>
          <w:tab/>
        </w:r>
        <w:r>
          <w:rPr>
            <w:noProof/>
            <w:webHidden/>
          </w:rPr>
          <w:fldChar w:fldCharType="begin"/>
        </w:r>
        <w:r>
          <w:rPr>
            <w:noProof/>
            <w:webHidden/>
          </w:rPr>
          <w:instrText xml:space="preserve"> PAGEREF _Toc218201385 \h </w:instrText>
        </w:r>
        <w:r>
          <w:rPr>
            <w:noProof/>
            <w:webHidden/>
          </w:rPr>
        </w:r>
        <w:r>
          <w:rPr>
            <w:noProof/>
            <w:webHidden/>
          </w:rPr>
          <w:fldChar w:fldCharType="separate"/>
        </w:r>
        <w:r w:rsidR="00AB61C9">
          <w:rPr>
            <w:noProof/>
            <w:webHidden/>
          </w:rPr>
          <w:t>3</w:t>
        </w:r>
        <w:r>
          <w:rPr>
            <w:noProof/>
            <w:webHidden/>
          </w:rPr>
          <w:fldChar w:fldCharType="end"/>
        </w:r>
      </w:hyperlink>
    </w:p>
    <w:p w14:paraId="66B9B9A0" w14:textId="36F7AD1C" w:rsidR="00073082" w:rsidRDefault="00073082" w:rsidP="000816C6">
      <w:pPr>
        <w:pStyle w:val="TOC1"/>
        <w:tabs>
          <w:tab w:val="left" w:pos="48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86" w:history="1">
        <w:r w:rsidRPr="00A918D5">
          <w:rPr>
            <w:rStyle w:val="Hyperlink"/>
            <w:noProof/>
          </w:rPr>
          <w:t>1.</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Introduction</w:t>
        </w:r>
        <w:r>
          <w:rPr>
            <w:noProof/>
            <w:webHidden/>
          </w:rPr>
          <w:tab/>
        </w:r>
        <w:r>
          <w:rPr>
            <w:noProof/>
            <w:webHidden/>
          </w:rPr>
          <w:fldChar w:fldCharType="begin"/>
        </w:r>
        <w:r>
          <w:rPr>
            <w:noProof/>
            <w:webHidden/>
          </w:rPr>
          <w:instrText xml:space="preserve"> PAGEREF _Toc218201386 \h </w:instrText>
        </w:r>
        <w:r>
          <w:rPr>
            <w:noProof/>
            <w:webHidden/>
          </w:rPr>
        </w:r>
        <w:r>
          <w:rPr>
            <w:noProof/>
            <w:webHidden/>
          </w:rPr>
          <w:fldChar w:fldCharType="separate"/>
        </w:r>
        <w:r w:rsidR="00AB61C9">
          <w:rPr>
            <w:noProof/>
            <w:webHidden/>
          </w:rPr>
          <w:t>4</w:t>
        </w:r>
        <w:r>
          <w:rPr>
            <w:noProof/>
            <w:webHidden/>
          </w:rPr>
          <w:fldChar w:fldCharType="end"/>
        </w:r>
      </w:hyperlink>
    </w:p>
    <w:p w14:paraId="7E1317CC" w14:textId="0D6D3ED1" w:rsidR="00073082" w:rsidRDefault="00073082" w:rsidP="000816C6">
      <w:pPr>
        <w:pStyle w:val="TOC1"/>
        <w:tabs>
          <w:tab w:val="left" w:pos="48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87" w:history="1">
        <w:r w:rsidRPr="00A918D5">
          <w:rPr>
            <w:rStyle w:val="Hyperlink"/>
            <w:noProof/>
          </w:rPr>
          <w:t>2.</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BPSync System Design</w:t>
        </w:r>
        <w:r>
          <w:rPr>
            <w:noProof/>
            <w:webHidden/>
          </w:rPr>
          <w:tab/>
        </w:r>
        <w:r>
          <w:rPr>
            <w:noProof/>
            <w:webHidden/>
          </w:rPr>
          <w:fldChar w:fldCharType="begin"/>
        </w:r>
        <w:r>
          <w:rPr>
            <w:noProof/>
            <w:webHidden/>
          </w:rPr>
          <w:instrText xml:space="preserve"> PAGEREF _Toc218201387 \h </w:instrText>
        </w:r>
        <w:r>
          <w:rPr>
            <w:noProof/>
            <w:webHidden/>
          </w:rPr>
        </w:r>
        <w:r>
          <w:rPr>
            <w:noProof/>
            <w:webHidden/>
          </w:rPr>
          <w:fldChar w:fldCharType="separate"/>
        </w:r>
        <w:r w:rsidR="00AB61C9">
          <w:rPr>
            <w:noProof/>
            <w:webHidden/>
          </w:rPr>
          <w:t>4</w:t>
        </w:r>
        <w:r>
          <w:rPr>
            <w:noProof/>
            <w:webHidden/>
          </w:rPr>
          <w:fldChar w:fldCharType="end"/>
        </w:r>
      </w:hyperlink>
    </w:p>
    <w:p w14:paraId="3D84E3CC" w14:textId="794F1E76" w:rsidR="00073082" w:rsidRDefault="00073082" w:rsidP="000816C6">
      <w:pPr>
        <w:pStyle w:val="TOC1"/>
        <w:tabs>
          <w:tab w:val="left" w:pos="48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88" w:history="1">
        <w:r w:rsidRPr="00A918D5">
          <w:rPr>
            <w:rStyle w:val="Hyperlink"/>
            <w:noProof/>
          </w:rPr>
          <w:t>3.</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BPSync Hardware Subsystem Design</w:t>
        </w:r>
        <w:r>
          <w:rPr>
            <w:noProof/>
            <w:webHidden/>
          </w:rPr>
          <w:tab/>
        </w:r>
        <w:r>
          <w:rPr>
            <w:noProof/>
            <w:webHidden/>
          </w:rPr>
          <w:fldChar w:fldCharType="begin"/>
        </w:r>
        <w:r>
          <w:rPr>
            <w:noProof/>
            <w:webHidden/>
          </w:rPr>
          <w:instrText xml:space="preserve"> PAGEREF _Toc218201388 \h </w:instrText>
        </w:r>
        <w:r>
          <w:rPr>
            <w:noProof/>
            <w:webHidden/>
          </w:rPr>
        </w:r>
        <w:r>
          <w:rPr>
            <w:noProof/>
            <w:webHidden/>
          </w:rPr>
          <w:fldChar w:fldCharType="separate"/>
        </w:r>
        <w:r w:rsidR="00AB61C9">
          <w:rPr>
            <w:noProof/>
            <w:webHidden/>
          </w:rPr>
          <w:t>9</w:t>
        </w:r>
        <w:r>
          <w:rPr>
            <w:noProof/>
            <w:webHidden/>
          </w:rPr>
          <w:fldChar w:fldCharType="end"/>
        </w:r>
      </w:hyperlink>
    </w:p>
    <w:p w14:paraId="2E23D829" w14:textId="0DC9E169" w:rsidR="00073082" w:rsidRDefault="00073082" w:rsidP="000816C6">
      <w:pPr>
        <w:pStyle w:val="TOC1"/>
        <w:tabs>
          <w:tab w:val="left" w:pos="72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89" w:history="1">
        <w:r w:rsidRPr="00A918D5">
          <w:rPr>
            <w:rStyle w:val="Hyperlink"/>
            <w:noProof/>
          </w:rPr>
          <w:t>3.1.</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Hardware Subsystem Overview</w:t>
        </w:r>
        <w:r>
          <w:rPr>
            <w:noProof/>
            <w:webHidden/>
          </w:rPr>
          <w:tab/>
        </w:r>
        <w:r>
          <w:rPr>
            <w:noProof/>
            <w:webHidden/>
          </w:rPr>
          <w:fldChar w:fldCharType="begin"/>
        </w:r>
        <w:r>
          <w:rPr>
            <w:noProof/>
            <w:webHidden/>
          </w:rPr>
          <w:instrText xml:space="preserve"> PAGEREF _Toc218201389 \h </w:instrText>
        </w:r>
        <w:r>
          <w:rPr>
            <w:noProof/>
            <w:webHidden/>
          </w:rPr>
        </w:r>
        <w:r>
          <w:rPr>
            <w:noProof/>
            <w:webHidden/>
          </w:rPr>
          <w:fldChar w:fldCharType="separate"/>
        </w:r>
        <w:r w:rsidR="00AB61C9">
          <w:rPr>
            <w:noProof/>
            <w:webHidden/>
          </w:rPr>
          <w:t>9</w:t>
        </w:r>
        <w:r>
          <w:rPr>
            <w:noProof/>
            <w:webHidden/>
          </w:rPr>
          <w:fldChar w:fldCharType="end"/>
        </w:r>
      </w:hyperlink>
    </w:p>
    <w:p w14:paraId="30286893" w14:textId="6A46E4CB" w:rsidR="00073082" w:rsidRDefault="00073082" w:rsidP="000816C6">
      <w:pPr>
        <w:pStyle w:val="TOC1"/>
        <w:tabs>
          <w:tab w:val="left" w:pos="72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0" w:history="1">
        <w:r w:rsidRPr="00A918D5">
          <w:rPr>
            <w:rStyle w:val="Hyperlink"/>
            <w:noProof/>
          </w:rPr>
          <w:t>3.2.</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Hardware Subsystem Components</w:t>
        </w:r>
        <w:r>
          <w:rPr>
            <w:noProof/>
            <w:webHidden/>
          </w:rPr>
          <w:tab/>
        </w:r>
        <w:r>
          <w:rPr>
            <w:noProof/>
            <w:webHidden/>
          </w:rPr>
          <w:fldChar w:fldCharType="begin"/>
        </w:r>
        <w:r>
          <w:rPr>
            <w:noProof/>
            <w:webHidden/>
          </w:rPr>
          <w:instrText xml:space="preserve"> PAGEREF _Toc218201390 \h </w:instrText>
        </w:r>
        <w:r>
          <w:rPr>
            <w:noProof/>
            <w:webHidden/>
          </w:rPr>
        </w:r>
        <w:r>
          <w:rPr>
            <w:noProof/>
            <w:webHidden/>
          </w:rPr>
          <w:fldChar w:fldCharType="separate"/>
        </w:r>
        <w:r w:rsidR="00AB61C9">
          <w:rPr>
            <w:noProof/>
            <w:webHidden/>
          </w:rPr>
          <w:t>9</w:t>
        </w:r>
        <w:r>
          <w:rPr>
            <w:noProof/>
            <w:webHidden/>
          </w:rPr>
          <w:fldChar w:fldCharType="end"/>
        </w:r>
      </w:hyperlink>
    </w:p>
    <w:p w14:paraId="1940946A" w14:textId="4E942D6F" w:rsidR="00073082" w:rsidRDefault="00073082" w:rsidP="000816C6">
      <w:pPr>
        <w:pStyle w:val="TOC1"/>
        <w:tabs>
          <w:tab w:val="left" w:pos="72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1" w:history="1">
        <w:r w:rsidRPr="00A918D5">
          <w:rPr>
            <w:rStyle w:val="Hyperlink"/>
            <w:noProof/>
          </w:rPr>
          <w:t>3.3.</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Interaction and Data Flow</w:t>
        </w:r>
        <w:r>
          <w:rPr>
            <w:noProof/>
            <w:webHidden/>
          </w:rPr>
          <w:tab/>
        </w:r>
        <w:r>
          <w:rPr>
            <w:noProof/>
            <w:webHidden/>
          </w:rPr>
          <w:fldChar w:fldCharType="begin"/>
        </w:r>
        <w:r>
          <w:rPr>
            <w:noProof/>
            <w:webHidden/>
          </w:rPr>
          <w:instrText xml:space="preserve"> PAGEREF _Toc218201391 \h </w:instrText>
        </w:r>
        <w:r>
          <w:rPr>
            <w:noProof/>
            <w:webHidden/>
          </w:rPr>
        </w:r>
        <w:r>
          <w:rPr>
            <w:noProof/>
            <w:webHidden/>
          </w:rPr>
          <w:fldChar w:fldCharType="separate"/>
        </w:r>
        <w:r w:rsidR="00AB61C9">
          <w:rPr>
            <w:noProof/>
            <w:webHidden/>
          </w:rPr>
          <w:t>10</w:t>
        </w:r>
        <w:r>
          <w:rPr>
            <w:noProof/>
            <w:webHidden/>
          </w:rPr>
          <w:fldChar w:fldCharType="end"/>
        </w:r>
      </w:hyperlink>
    </w:p>
    <w:p w14:paraId="5D8A6525" w14:textId="7FDE3CA2" w:rsidR="00073082" w:rsidRDefault="00073082" w:rsidP="000816C6">
      <w:pPr>
        <w:pStyle w:val="TOC1"/>
        <w:tabs>
          <w:tab w:val="left" w:pos="72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2" w:history="1">
        <w:r w:rsidRPr="00A918D5">
          <w:rPr>
            <w:rStyle w:val="Hyperlink"/>
            <w:noProof/>
          </w:rPr>
          <w:t>3.4.</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Data Flow Description</w:t>
        </w:r>
        <w:r>
          <w:rPr>
            <w:noProof/>
            <w:webHidden/>
          </w:rPr>
          <w:tab/>
        </w:r>
        <w:r>
          <w:rPr>
            <w:noProof/>
            <w:webHidden/>
          </w:rPr>
          <w:fldChar w:fldCharType="begin"/>
        </w:r>
        <w:r>
          <w:rPr>
            <w:noProof/>
            <w:webHidden/>
          </w:rPr>
          <w:instrText xml:space="preserve"> PAGEREF _Toc218201392 \h </w:instrText>
        </w:r>
        <w:r>
          <w:rPr>
            <w:noProof/>
            <w:webHidden/>
          </w:rPr>
        </w:r>
        <w:r>
          <w:rPr>
            <w:noProof/>
            <w:webHidden/>
          </w:rPr>
          <w:fldChar w:fldCharType="separate"/>
        </w:r>
        <w:r w:rsidR="00AB61C9">
          <w:rPr>
            <w:noProof/>
            <w:webHidden/>
          </w:rPr>
          <w:t>12</w:t>
        </w:r>
        <w:r>
          <w:rPr>
            <w:noProof/>
            <w:webHidden/>
          </w:rPr>
          <w:fldChar w:fldCharType="end"/>
        </w:r>
      </w:hyperlink>
    </w:p>
    <w:p w14:paraId="215736F4" w14:textId="3B6E5786" w:rsidR="00073082" w:rsidRDefault="00073082" w:rsidP="000816C6">
      <w:pPr>
        <w:pStyle w:val="TOC1"/>
        <w:tabs>
          <w:tab w:val="left" w:pos="48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3" w:history="1">
        <w:r w:rsidRPr="00A918D5">
          <w:rPr>
            <w:rStyle w:val="Hyperlink"/>
            <w:noProof/>
          </w:rPr>
          <w:t>4.</w:t>
        </w:r>
        <w:r>
          <w:rPr>
            <w:rFonts w:asciiTheme="minorHAnsi" w:eastAsiaTheme="minorEastAsia" w:hAnsiTheme="minorHAnsi" w:cstheme="minorBidi"/>
            <w:noProof/>
            <w:kern w:val="2"/>
            <w:szCs w:val="24"/>
            <w:lang w:val="tr-TR" w:eastAsia="tr-TR"/>
            <w14:ligatures w14:val="standardContextual"/>
          </w:rPr>
          <w:tab/>
        </w:r>
        <w:r w:rsidRPr="00A918D5">
          <w:rPr>
            <w:rStyle w:val="Hyperlink"/>
            <w:noProof/>
          </w:rPr>
          <w:t>BPSync Software Detailed Design</w:t>
        </w:r>
        <w:r>
          <w:rPr>
            <w:noProof/>
            <w:webHidden/>
          </w:rPr>
          <w:tab/>
        </w:r>
        <w:r>
          <w:rPr>
            <w:noProof/>
            <w:webHidden/>
          </w:rPr>
          <w:fldChar w:fldCharType="begin"/>
        </w:r>
        <w:r>
          <w:rPr>
            <w:noProof/>
            <w:webHidden/>
          </w:rPr>
          <w:instrText xml:space="preserve"> PAGEREF _Toc218201393 \h </w:instrText>
        </w:r>
        <w:r>
          <w:rPr>
            <w:noProof/>
            <w:webHidden/>
          </w:rPr>
        </w:r>
        <w:r>
          <w:rPr>
            <w:noProof/>
            <w:webHidden/>
          </w:rPr>
          <w:fldChar w:fldCharType="separate"/>
        </w:r>
        <w:r w:rsidR="00AB61C9">
          <w:rPr>
            <w:noProof/>
            <w:webHidden/>
          </w:rPr>
          <w:t>13</w:t>
        </w:r>
        <w:r>
          <w:rPr>
            <w:noProof/>
            <w:webHidden/>
          </w:rPr>
          <w:fldChar w:fldCharType="end"/>
        </w:r>
      </w:hyperlink>
    </w:p>
    <w:p w14:paraId="29E3E172" w14:textId="61B02BD7" w:rsidR="00073082" w:rsidRDefault="00073082" w:rsidP="000816C6">
      <w:pPr>
        <w:pStyle w:val="TOC1"/>
        <w:tabs>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4" w:history="1">
        <w:r w:rsidRPr="00A918D5">
          <w:rPr>
            <w:rStyle w:val="Hyperlink"/>
            <w:noProof/>
          </w:rPr>
          <w:t xml:space="preserve">4.1 </w:t>
        </w:r>
        <w:r>
          <w:rPr>
            <w:rStyle w:val="Hyperlink"/>
            <w:noProof/>
          </w:rPr>
          <w:t xml:space="preserve">      </w:t>
        </w:r>
        <w:r w:rsidRPr="00A918D5">
          <w:rPr>
            <w:rStyle w:val="Hyperlink"/>
            <w:noProof/>
          </w:rPr>
          <w:t>Wrist Module Firmware</w:t>
        </w:r>
        <w:r>
          <w:rPr>
            <w:noProof/>
            <w:webHidden/>
          </w:rPr>
          <w:tab/>
        </w:r>
        <w:r>
          <w:rPr>
            <w:noProof/>
            <w:webHidden/>
          </w:rPr>
          <w:fldChar w:fldCharType="begin"/>
        </w:r>
        <w:r>
          <w:rPr>
            <w:noProof/>
            <w:webHidden/>
          </w:rPr>
          <w:instrText xml:space="preserve"> PAGEREF _Toc218201394 \h </w:instrText>
        </w:r>
        <w:r>
          <w:rPr>
            <w:noProof/>
            <w:webHidden/>
          </w:rPr>
        </w:r>
        <w:r>
          <w:rPr>
            <w:noProof/>
            <w:webHidden/>
          </w:rPr>
          <w:fldChar w:fldCharType="separate"/>
        </w:r>
        <w:r w:rsidR="00AB61C9">
          <w:rPr>
            <w:noProof/>
            <w:webHidden/>
          </w:rPr>
          <w:t>13</w:t>
        </w:r>
        <w:r>
          <w:rPr>
            <w:noProof/>
            <w:webHidden/>
          </w:rPr>
          <w:fldChar w:fldCharType="end"/>
        </w:r>
      </w:hyperlink>
    </w:p>
    <w:p w14:paraId="264C8BBC" w14:textId="07123874" w:rsidR="00073082" w:rsidRDefault="00073082" w:rsidP="000816C6">
      <w:pPr>
        <w:pStyle w:val="TOC1"/>
        <w:tabs>
          <w:tab w:val="left" w:pos="720"/>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5" w:history="1">
        <w:r w:rsidRPr="00A918D5">
          <w:rPr>
            <w:rStyle w:val="Hyperlink"/>
            <w:noProof/>
          </w:rPr>
          <w:t>4.2.</w:t>
        </w:r>
        <w:r>
          <w:rPr>
            <w:rFonts w:asciiTheme="minorHAnsi" w:eastAsiaTheme="minorEastAsia" w:hAnsiTheme="minorHAnsi" w:cstheme="minorBidi"/>
            <w:noProof/>
            <w:kern w:val="2"/>
            <w:szCs w:val="24"/>
            <w:lang w:val="tr-TR" w:eastAsia="tr-TR"/>
            <w14:ligatures w14:val="standardContextual"/>
          </w:rPr>
          <w:t xml:space="preserve">       </w:t>
        </w:r>
        <w:r w:rsidRPr="00A918D5">
          <w:rPr>
            <w:rStyle w:val="Hyperlink"/>
            <w:noProof/>
          </w:rPr>
          <w:t>Chest Module Firmware</w:t>
        </w:r>
        <w:r>
          <w:rPr>
            <w:noProof/>
            <w:webHidden/>
          </w:rPr>
          <w:tab/>
        </w:r>
        <w:r>
          <w:rPr>
            <w:noProof/>
            <w:webHidden/>
          </w:rPr>
          <w:fldChar w:fldCharType="begin"/>
        </w:r>
        <w:r>
          <w:rPr>
            <w:noProof/>
            <w:webHidden/>
          </w:rPr>
          <w:instrText xml:space="preserve"> PAGEREF _Toc218201395 \h </w:instrText>
        </w:r>
        <w:r>
          <w:rPr>
            <w:noProof/>
            <w:webHidden/>
          </w:rPr>
        </w:r>
        <w:r>
          <w:rPr>
            <w:noProof/>
            <w:webHidden/>
          </w:rPr>
          <w:fldChar w:fldCharType="separate"/>
        </w:r>
        <w:r w:rsidR="00AB61C9">
          <w:rPr>
            <w:noProof/>
            <w:webHidden/>
          </w:rPr>
          <w:t>14</w:t>
        </w:r>
        <w:r>
          <w:rPr>
            <w:noProof/>
            <w:webHidden/>
          </w:rPr>
          <w:fldChar w:fldCharType="end"/>
        </w:r>
      </w:hyperlink>
    </w:p>
    <w:p w14:paraId="61998369" w14:textId="37B31718" w:rsidR="00073082" w:rsidRDefault="00073082" w:rsidP="000816C6">
      <w:pPr>
        <w:pStyle w:val="TOC1"/>
        <w:tabs>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6" w:history="1">
        <w:r w:rsidRPr="00A918D5">
          <w:rPr>
            <w:rStyle w:val="Hyperlink"/>
            <w:noProof/>
          </w:rPr>
          <w:t xml:space="preserve">4.4 </w:t>
        </w:r>
        <w:r>
          <w:rPr>
            <w:rStyle w:val="Hyperlink"/>
            <w:noProof/>
          </w:rPr>
          <w:t xml:space="preserve">       </w:t>
        </w:r>
        <w:r w:rsidRPr="00A918D5">
          <w:rPr>
            <w:rStyle w:val="Hyperlink"/>
            <w:noProof/>
          </w:rPr>
          <w:t>Backend Ingestion &amp; Session Service (API + Storage)</w:t>
        </w:r>
        <w:r>
          <w:rPr>
            <w:noProof/>
            <w:webHidden/>
          </w:rPr>
          <w:tab/>
        </w:r>
        <w:r>
          <w:rPr>
            <w:noProof/>
            <w:webHidden/>
          </w:rPr>
          <w:fldChar w:fldCharType="begin"/>
        </w:r>
        <w:r>
          <w:rPr>
            <w:noProof/>
            <w:webHidden/>
          </w:rPr>
          <w:instrText xml:space="preserve"> PAGEREF _Toc218201396 \h </w:instrText>
        </w:r>
        <w:r>
          <w:rPr>
            <w:noProof/>
            <w:webHidden/>
          </w:rPr>
        </w:r>
        <w:r>
          <w:rPr>
            <w:noProof/>
            <w:webHidden/>
          </w:rPr>
          <w:fldChar w:fldCharType="separate"/>
        </w:r>
        <w:r w:rsidR="00AB61C9">
          <w:rPr>
            <w:noProof/>
            <w:webHidden/>
          </w:rPr>
          <w:t>17</w:t>
        </w:r>
        <w:r>
          <w:rPr>
            <w:noProof/>
            <w:webHidden/>
          </w:rPr>
          <w:fldChar w:fldCharType="end"/>
        </w:r>
      </w:hyperlink>
    </w:p>
    <w:p w14:paraId="5953445C" w14:textId="7B4CB363" w:rsidR="00073082" w:rsidRDefault="00073082" w:rsidP="000816C6">
      <w:pPr>
        <w:pStyle w:val="TOC1"/>
        <w:tabs>
          <w:tab w:val="right" w:leader="dot" w:pos="9628"/>
        </w:tabs>
        <w:jc w:val="both"/>
        <w:rPr>
          <w:rFonts w:asciiTheme="minorHAnsi" w:eastAsiaTheme="minorEastAsia" w:hAnsiTheme="minorHAnsi" w:cstheme="minorBidi"/>
          <w:noProof/>
          <w:kern w:val="2"/>
          <w:szCs w:val="24"/>
          <w:lang w:val="tr-TR" w:eastAsia="tr-TR"/>
          <w14:ligatures w14:val="standardContextual"/>
        </w:rPr>
      </w:pPr>
      <w:hyperlink w:anchor="_Toc218201397" w:history="1">
        <w:r w:rsidRPr="00A918D5">
          <w:rPr>
            <w:rStyle w:val="Hyperlink"/>
            <w:noProof/>
          </w:rPr>
          <w:t>5. References</w:t>
        </w:r>
        <w:r>
          <w:rPr>
            <w:noProof/>
            <w:webHidden/>
          </w:rPr>
          <w:tab/>
        </w:r>
        <w:r>
          <w:rPr>
            <w:noProof/>
            <w:webHidden/>
          </w:rPr>
          <w:fldChar w:fldCharType="begin"/>
        </w:r>
        <w:r>
          <w:rPr>
            <w:noProof/>
            <w:webHidden/>
          </w:rPr>
          <w:instrText xml:space="preserve"> PAGEREF _Toc218201397 \h </w:instrText>
        </w:r>
        <w:r>
          <w:rPr>
            <w:noProof/>
            <w:webHidden/>
          </w:rPr>
        </w:r>
        <w:r>
          <w:rPr>
            <w:noProof/>
            <w:webHidden/>
          </w:rPr>
          <w:fldChar w:fldCharType="separate"/>
        </w:r>
        <w:r w:rsidR="00AB61C9">
          <w:rPr>
            <w:noProof/>
            <w:webHidden/>
          </w:rPr>
          <w:t>23</w:t>
        </w:r>
        <w:r>
          <w:rPr>
            <w:noProof/>
            <w:webHidden/>
          </w:rPr>
          <w:fldChar w:fldCharType="end"/>
        </w:r>
      </w:hyperlink>
    </w:p>
    <w:p w14:paraId="6E2EA6BE" w14:textId="6A7268DE" w:rsidR="001E4A65" w:rsidRPr="00713DEC" w:rsidRDefault="001E4A65" w:rsidP="000816C6">
      <w:pPr>
        <w:jc w:val="both"/>
        <w:rPr>
          <w:szCs w:val="24"/>
        </w:rPr>
      </w:pPr>
      <w:r w:rsidRPr="00713DEC">
        <w:rPr>
          <w:szCs w:val="24"/>
        </w:rPr>
        <w:fldChar w:fldCharType="end"/>
      </w:r>
    </w:p>
    <w:p w14:paraId="0EBFA895" w14:textId="77777777" w:rsidR="001E4A65" w:rsidRPr="00713DEC" w:rsidRDefault="001E4A65" w:rsidP="000816C6">
      <w:pPr>
        <w:jc w:val="both"/>
        <w:rPr>
          <w:sz w:val="20"/>
        </w:rPr>
      </w:pPr>
      <w:r w:rsidRPr="00713DEC">
        <w:rPr>
          <w:sz w:val="20"/>
        </w:rPr>
        <w:br w:type="page"/>
      </w:r>
    </w:p>
    <w:p w14:paraId="69B322C9" w14:textId="1D7419AE" w:rsidR="00CA372D" w:rsidRPr="000E70FE" w:rsidRDefault="00CA372D" w:rsidP="000816C6">
      <w:pPr>
        <w:pStyle w:val="Heading1"/>
        <w:numPr>
          <w:ilvl w:val="0"/>
          <w:numId w:val="5"/>
        </w:numPr>
        <w:jc w:val="both"/>
        <w:rPr>
          <w:szCs w:val="24"/>
        </w:rPr>
      </w:pPr>
      <w:bookmarkStart w:id="2" w:name="_Toc218201386"/>
      <w:r w:rsidRPr="000E70FE">
        <w:rPr>
          <w:szCs w:val="24"/>
        </w:rPr>
        <w:lastRenderedPageBreak/>
        <w:t>Introduction</w:t>
      </w:r>
      <w:bookmarkEnd w:id="2"/>
    </w:p>
    <w:p w14:paraId="4B8DE417" w14:textId="77777777" w:rsidR="001E0D22" w:rsidRPr="000E70FE" w:rsidRDefault="001E0D22" w:rsidP="000816C6">
      <w:pPr>
        <w:jc w:val="both"/>
        <w:rPr>
          <w:szCs w:val="24"/>
        </w:rPr>
      </w:pPr>
    </w:p>
    <w:p w14:paraId="63A1A042" w14:textId="52F83597" w:rsidR="001E0D22" w:rsidRPr="000E70FE" w:rsidRDefault="001E0D22" w:rsidP="000816C6">
      <w:pPr>
        <w:jc w:val="both"/>
        <w:rPr>
          <w:szCs w:val="24"/>
        </w:rPr>
      </w:pPr>
      <w:r w:rsidRPr="000E70FE">
        <w:rPr>
          <w:szCs w:val="24"/>
        </w:rPr>
        <w:t>The purpose of this project is to develop a smart wearable system that tracks blood pressure trends using Machine Learning (ML). Traditional methods, like Holter monitors or manual arm cuffs, are often uncomfortable or only provide single measurements and not suitable for daily usage. This makes it difficult to see long-term changes in heart health.</w:t>
      </w:r>
      <w:r w:rsidR="003D5292" w:rsidRPr="000E70FE">
        <w:rPr>
          <w:szCs w:val="24"/>
        </w:rPr>
        <w:t xml:space="preserve"> </w:t>
      </w:r>
      <w:proofErr w:type="gramStart"/>
      <w:r w:rsidR="003D5292" w:rsidRPr="000E70FE">
        <w:rPr>
          <w:szCs w:val="24"/>
        </w:rPr>
        <w:t>Therefore</w:t>
      </w:r>
      <w:proofErr w:type="gramEnd"/>
      <w:r w:rsidR="003D5292" w:rsidRPr="000E70FE">
        <w:rPr>
          <w:szCs w:val="24"/>
        </w:rPr>
        <w:t xml:space="preserve"> this project, </w:t>
      </w:r>
      <w:proofErr w:type="spellStart"/>
      <w:r w:rsidRPr="000E70FE">
        <w:rPr>
          <w:szCs w:val="24"/>
        </w:rPr>
        <w:t>BPSync</w:t>
      </w:r>
      <w:proofErr w:type="spellEnd"/>
      <w:r w:rsidRPr="000E70FE">
        <w:rPr>
          <w:szCs w:val="24"/>
        </w:rPr>
        <w:t xml:space="preserve"> solves this by using a machine learning model to estimate blood pressure trends. It combines data from a chest band (ECG) and a wrist device (PPG) to </w:t>
      </w:r>
      <w:proofErr w:type="spellStart"/>
      <w:r w:rsidRPr="000E70FE">
        <w:rPr>
          <w:szCs w:val="24"/>
        </w:rPr>
        <w:t>analyze</w:t>
      </w:r>
      <w:proofErr w:type="spellEnd"/>
      <w:r w:rsidRPr="000E70FE">
        <w:rPr>
          <w:szCs w:val="24"/>
        </w:rPr>
        <w:t xml:space="preserve"> the user's health </w:t>
      </w:r>
      <w:proofErr w:type="gramStart"/>
      <w:r w:rsidRPr="000E70FE">
        <w:rPr>
          <w:szCs w:val="24"/>
        </w:rPr>
        <w:t>continuously .</w:t>
      </w:r>
      <w:proofErr w:type="gramEnd"/>
    </w:p>
    <w:p w14:paraId="4A8DDE57" w14:textId="77777777" w:rsidR="001E0D22" w:rsidRPr="000E70FE" w:rsidRDefault="001E0D22" w:rsidP="000816C6">
      <w:pPr>
        <w:jc w:val="both"/>
        <w:rPr>
          <w:szCs w:val="24"/>
        </w:rPr>
      </w:pPr>
      <w:r w:rsidRPr="000E70FE">
        <w:rPr>
          <w:szCs w:val="24"/>
        </w:rPr>
        <w:t> </w:t>
      </w:r>
    </w:p>
    <w:p w14:paraId="3F978BB1" w14:textId="77777777" w:rsidR="001E0D22" w:rsidRPr="000E70FE" w:rsidRDefault="001E0D22" w:rsidP="000816C6">
      <w:pPr>
        <w:jc w:val="both"/>
        <w:rPr>
          <w:szCs w:val="24"/>
        </w:rPr>
      </w:pPr>
      <w:r w:rsidRPr="000E70FE">
        <w:rPr>
          <w:szCs w:val="24"/>
        </w:rPr>
        <w:t>This system consists of three main components:</w:t>
      </w:r>
    </w:p>
    <w:p w14:paraId="33D6E835" w14:textId="77777777" w:rsidR="001E0D22" w:rsidRPr="000E70FE" w:rsidRDefault="001E0D22" w:rsidP="000816C6">
      <w:pPr>
        <w:jc w:val="both"/>
        <w:rPr>
          <w:szCs w:val="24"/>
        </w:rPr>
      </w:pPr>
      <w:r w:rsidRPr="000E70FE">
        <w:rPr>
          <w:szCs w:val="24"/>
        </w:rPr>
        <w:t> </w:t>
      </w:r>
    </w:p>
    <w:p w14:paraId="7B6B60E8" w14:textId="0C819CB5" w:rsidR="001E0D22" w:rsidRPr="000E70FE" w:rsidRDefault="001E0D22" w:rsidP="000816C6">
      <w:pPr>
        <w:pStyle w:val="ListParagraph"/>
        <w:numPr>
          <w:ilvl w:val="0"/>
          <w:numId w:val="6"/>
        </w:numPr>
        <w:jc w:val="both"/>
        <w:rPr>
          <w:szCs w:val="24"/>
        </w:rPr>
      </w:pPr>
      <w:r w:rsidRPr="000E70FE">
        <w:rPr>
          <w:b/>
          <w:szCs w:val="24"/>
        </w:rPr>
        <w:t>Sensor Hardware:</w:t>
      </w:r>
      <w:r w:rsidRPr="000E70FE">
        <w:rPr>
          <w:szCs w:val="24"/>
        </w:rPr>
        <w:t xml:space="preserve"> Collects real-time ECG and PPG signals from the </w:t>
      </w:r>
      <w:proofErr w:type="gramStart"/>
      <w:r w:rsidRPr="000E70FE">
        <w:rPr>
          <w:szCs w:val="24"/>
        </w:rPr>
        <w:t>user .</w:t>
      </w:r>
      <w:proofErr w:type="gramEnd"/>
    </w:p>
    <w:p w14:paraId="5F0DC2CF" w14:textId="3CDA7115" w:rsidR="001E0D22" w:rsidRPr="000E70FE" w:rsidRDefault="001E0D22" w:rsidP="000816C6">
      <w:pPr>
        <w:pStyle w:val="ListParagraph"/>
        <w:numPr>
          <w:ilvl w:val="0"/>
          <w:numId w:val="6"/>
        </w:numPr>
        <w:jc w:val="both"/>
        <w:rPr>
          <w:szCs w:val="24"/>
        </w:rPr>
      </w:pPr>
      <w:r w:rsidRPr="000E70FE">
        <w:rPr>
          <w:b/>
          <w:szCs w:val="24"/>
        </w:rPr>
        <w:t>ML Analysis:</w:t>
      </w:r>
      <w:r w:rsidRPr="000E70FE">
        <w:rPr>
          <w:szCs w:val="24"/>
        </w:rPr>
        <w:t xml:space="preserve"> Uses the sensor data to predict blood pressure trends instead of instant numbers </w:t>
      </w:r>
    </w:p>
    <w:p w14:paraId="2DF778E2" w14:textId="77777777" w:rsidR="001E0D22" w:rsidRPr="000E70FE" w:rsidRDefault="001E0D22" w:rsidP="000816C6">
      <w:pPr>
        <w:pStyle w:val="ListParagraph"/>
        <w:numPr>
          <w:ilvl w:val="0"/>
          <w:numId w:val="6"/>
        </w:numPr>
        <w:jc w:val="both"/>
        <w:rPr>
          <w:szCs w:val="24"/>
        </w:rPr>
      </w:pPr>
      <w:r w:rsidRPr="000E70FE">
        <w:rPr>
          <w:b/>
          <w:szCs w:val="24"/>
        </w:rPr>
        <w:t>Mobile App:</w:t>
      </w:r>
      <w:r w:rsidRPr="000E70FE">
        <w:rPr>
          <w:szCs w:val="24"/>
        </w:rPr>
        <w:t xml:space="preserve"> Shows simple weekly trends and health alerts (Green/Yellow/Red) to the </w:t>
      </w:r>
      <w:proofErr w:type="gramStart"/>
      <w:r w:rsidRPr="000E70FE">
        <w:rPr>
          <w:szCs w:val="24"/>
        </w:rPr>
        <w:t>user .</w:t>
      </w:r>
      <w:proofErr w:type="gramEnd"/>
    </w:p>
    <w:p w14:paraId="0C3E026B" w14:textId="77777777" w:rsidR="00693C99" w:rsidRPr="000E70FE" w:rsidRDefault="00693C99" w:rsidP="000816C6">
      <w:pPr>
        <w:jc w:val="both"/>
        <w:rPr>
          <w:szCs w:val="24"/>
        </w:rPr>
      </w:pPr>
    </w:p>
    <w:p w14:paraId="41EF8209" w14:textId="5A1B09ED" w:rsidR="0053388A" w:rsidRPr="000E70FE" w:rsidRDefault="001E0D22" w:rsidP="000816C6">
      <w:pPr>
        <w:pStyle w:val="Heading1"/>
        <w:numPr>
          <w:ilvl w:val="0"/>
          <w:numId w:val="5"/>
        </w:numPr>
        <w:jc w:val="both"/>
        <w:rPr>
          <w:szCs w:val="24"/>
        </w:rPr>
      </w:pPr>
      <w:bookmarkStart w:id="3" w:name="_Toc218201387"/>
      <w:proofErr w:type="spellStart"/>
      <w:r w:rsidRPr="000E70FE">
        <w:rPr>
          <w:szCs w:val="24"/>
        </w:rPr>
        <w:t>BPSync</w:t>
      </w:r>
      <w:proofErr w:type="spellEnd"/>
      <w:r w:rsidR="00494B7C" w:rsidRPr="000E70FE">
        <w:rPr>
          <w:szCs w:val="24"/>
        </w:rPr>
        <w:t xml:space="preserve"> </w:t>
      </w:r>
      <w:r w:rsidR="004A68F4" w:rsidRPr="000E70FE">
        <w:rPr>
          <w:szCs w:val="24"/>
        </w:rPr>
        <w:t>System Design</w:t>
      </w:r>
      <w:bookmarkEnd w:id="3"/>
    </w:p>
    <w:p w14:paraId="1C5C71D5" w14:textId="77777777" w:rsidR="0053388A" w:rsidRPr="000E70FE" w:rsidRDefault="0053388A" w:rsidP="000816C6">
      <w:pPr>
        <w:jc w:val="both"/>
        <w:rPr>
          <w:szCs w:val="24"/>
        </w:rPr>
      </w:pPr>
    </w:p>
    <w:p w14:paraId="500FA240" w14:textId="77777777" w:rsidR="001E0D22" w:rsidRPr="000E70FE" w:rsidRDefault="001E0D22" w:rsidP="000816C6">
      <w:pPr>
        <w:jc w:val="both"/>
        <w:rPr>
          <w:szCs w:val="24"/>
        </w:rPr>
      </w:pPr>
      <w:r w:rsidRPr="000E70FE">
        <w:rPr>
          <w:szCs w:val="24"/>
        </w:rPr>
        <w:t>BP-Sync is designed as a modular wearable health monitoring system that integrates multiple sensing devices, a mobile gateway, and a backend analytics platform. The system-level design defines how these components are organized, how they interact, and how data flows across the wearable, mobile, and backend layers.</w:t>
      </w:r>
    </w:p>
    <w:p w14:paraId="02D0428D" w14:textId="77777777" w:rsidR="001E0D22" w:rsidRPr="000E70FE" w:rsidRDefault="001E0D22" w:rsidP="000816C6">
      <w:pPr>
        <w:jc w:val="both"/>
        <w:rPr>
          <w:szCs w:val="24"/>
        </w:rPr>
      </w:pPr>
      <w:r w:rsidRPr="000E70FE">
        <w:rPr>
          <w:szCs w:val="24"/>
        </w:rPr>
        <w:t>The design emphasizes clear separation between sensing, communication, data storage, analytics, and reliability mechanisms, enabling scalable operation and iterative system evolution while maintaining robustness under real-world usage conditions.</w:t>
      </w:r>
    </w:p>
    <w:p w14:paraId="6E2BF2F8" w14:textId="77777777" w:rsidR="001D2347" w:rsidRPr="000E70FE" w:rsidRDefault="001D2347" w:rsidP="000816C6">
      <w:pPr>
        <w:jc w:val="both"/>
        <w:rPr>
          <w:szCs w:val="24"/>
        </w:rPr>
      </w:pPr>
    </w:p>
    <w:p w14:paraId="18938ED4" w14:textId="77777777" w:rsidR="003D5292" w:rsidRPr="000E70FE" w:rsidRDefault="003D5292" w:rsidP="000816C6">
      <w:pPr>
        <w:pStyle w:val="ListParagraph"/>
        <w:numPr>
          <w:ilvl w:val="0"/>
          <w:numId w:val="7"/>
        </w:numPr>
        <w:jc w:val="both"/>
        <w:rPr>
          <w:b/>
          <w:szCs w:val="24"/>
        </w:rPr>
      </w:pPr>
      <w:r w:rsidRPr="000E70FE">
        <w:rPr>
          <w:b/>
          <w:szCs w:val="24"/>
        </w:rPr>
        <w:t>System Architecture Overview</w:t>
      </w:r>
    </w:p>
    <w:p w14:paraId="7B0883A6" w14:textId="77777777" w:rsidR="003D5292" w:rsidRPr="000E70FE" w:rsidRDefault="003D5292" w:rsidP="000816C6">
      <w:pPr>
        <w:ind w:left="360"/>
        <w:jc w:val="both"/>
        <w:rPr>
          <w:b/>
          <w:szCs w:val="24"/>
        </w:rPr>
      </w:pPr>
    </w:p>
    <w:p w14:paraId="70A13B50" w14:textId="77777777" w:rsidR="003D5292" w:rsidRPr="000E70FE" w:rsidRDefault="003D5292" w:rsidP="000816C6">
      <w:pPr>
        <w:jc w:val="both"/>
        <w:rPr>
          <w:szCs w:val="24"/>
        </w:rPr>
      </w:pPr>
      <w:r w:rsidRPr="000E70FE">
        <w:rPr>
          <w:szCs w:val="24"/>
        </w:rPr>
        <w:t>BP-Sync is a smart wearable health monitoring system composed of interconnected sensing, analytics, and user interaction layers designed to support blood pressure estimation and long-term trend analysis.</w:t>
      </w:r>
    </w:p>
    <w:p w14:paraId="746D6D89" w14:textId="77777777" w:rsidR="003D5292" w:rsidRPr="000E70FE" w:rsidRDefault="003D5292" w:rsidP="000816C6">
      <w:pPr>
        <w:jc w:val="both"/>
        <w:rPr>
          <w:szCs w:val="24"/>
        </w:rPr>
      </w:pPr>
    </w:p>
    <w:p w14:paraId="25101C2E" w14:textId="02A4605D" w:rsidR="003D5292" w:rsidRPr="000E70FE" w:rsidRDefault="003D5292" w:rsidP="000816C6">
      <w:pPr>
        <w:numPr>
          <w:ilvl w:val="0"/>
          <w:numId w:val="8"/>
        </w:numPr>
        <w:jc w:val="both"/>
        <w:rPr>
          <w:szCs w:val="24"/>
        </w:rPr>
      </w:pPr>
      <w:r w:rsidRPr="000E70FE">
        <w:rPr>
          <w:b/>
          <w:szCs w:val="24"/>
        </w:rPr>
        <w:t>Sensor Hardware (Wearable</w:t>
      </w:r>
      <w:r w:rsidR="000816C6">
        <w:rPr>
          <w:b/>
          <w:szCs w:val="24"/>
        </w:rPr>
        <w:t xml:space="preserve"> </w:t>
      </w:r>
      <w:r w:rsidRPr="000E70FE">
        <w:rPr>
          <w:b/>
          <w:szCs w:val="24"/>
        </w:rPr>
        <w:t>Layer):</w:t>
      </w:r>
      <w:r w:rsidRPr="000E70FE">
        <w:rPr>
          <w:szCs w:val="24"/>
        </w:rPr>
        <w:br/>
        <w:t>Collects real-time physiological signals, including ECG and PPG, along with motion and temperature data, forming the sensing layer of the BP-Sync system.</w:t>
      </w:r>
    </w:p>
    <w:p w14:paraId="7615CA7A" w14:textId="77777777" w:rsidR="003D5292" w:rsidRPr="000E70FE" w:rsidRDefault="003D5292" w:rsidP="000816C6">
      <w:pPr>
        <w:numPr>
          <w:ilvl w:val="0"/>
          <w:numId w:val="8"/>
        </w:numPr>
        <w:jc w:val="both"/>
        <w:rPr>
          <w:szCs w:val="24"/>
        </w:rPr>
      </w:pPr>
      <w:r w:rsidRPr="000E70FE">
        <w:rPr>
          <w:b/>
          <w:szCs w:val="24"/>
        </w:rPr>
        <w:t>Backend Analytics (ML &amp; Trend Analysis Layer):</w:t>
      </w:r>
      <w:r w:rsidRPr="000E70FE">
        <w:rPr>
          <w:szCs w:val="24"/>
        </w:rPr>
        <w:br/>
        <w:t xml:space="preserve">Processes uploaded sensor sessions to estimate blood pressure using ECG–PPG features and </w:t>
      </w:r>
      <w:proofErr w:type="spellStart"/>
      <w:r w:rsidRPr="000E70FE">
        <w:rPr>
          <w:szCs w:val="24"/>
        </w:rPr>
        <w:t>XGBoost</w:t>
      </w:r>
      <w:proofErr w:type="spellEnd"/>
      <w:r w:rsidRPr="000E70FE">
        <w:rPr>
          <w:szCs w:val="24"/>
        </w:rPr>
        <w:t xml:space="preserve">, with a focus on </w:t>
      </w:r>
      <w:r w:rsidRPr="000E70FE">
        <w:rPr>
          <w:b/>
          <w:szCs w:val="24"/>
        </w:rPr>
        <w:t>long-term trend analysis</w:t>
      </w:r>
      <w:r w:rsidRPr="000E70FE">
        <w:rPr>
          <w:szCs w:val="24"/>
        </w:rPr>
        <w:t xml:space="preserve"> rather than instantaneous measurements.</w:t>
      </w:r>
    </w:p>
    <w:p w14:paraId="49FB97E7" w14:textId="4230FA84" w:rsidR="000E70FE" w:rsidRPr="000E70FE" w:rsidRDefault="003D5292" w:rsidP="000816C6">
      <w:pPr>
        <w:numPr>
          <w:ilvl w:val="0"/>
          <w:numId w:val="8"/>
        </w:numPr>
        <w:jc w:val="both"/>
        <w:rPr>
          <w:szCs w:val="24"/>
        </w:rPr>
      </w:pPr>
      <w:r w:rsidRPr="000E70FE">
        <w:rPr>
          <w:b/>
          <w:szCs w:val="24"/>
        </w:rPr>
        <w:t>Mobile Application (User Interaction Layer):</w:t>
      </w:r>
      <w:r w:rsidRPr="000E70FE">
        <w:rPr>
          <w:szCs w:val="24"/>
        </w:rPr>
        <w:br/>
        <w:t>Acts as a gateway and visualization interface, presenting simplified daily and weekly blood pressure trends and risk-oriented health alerts (e.g., Green / Yellow / Red) to the user.</w:t>
      </w:r>
    </w:p>
    <w:p w14:paraId="74B5A722" w14:textId="77777777" w:rsidR="000E70FE" w:rsidRPr="000E70FE" w:rsidRDefault="000E70FE" w:rsidP="000816C6">
      <w:pPr>
        <w:jc w:val="both"/>
        <w:rPr>
          <w:szCs w:val="24"/>
        </w:rPr>
      </w:pPr>
    </w:p>
    <w:p w14:paraId="53354748" w14:textId="5A294C23" w:rsidR="000E70FE" w:rsidRDefault="000E70FE" w:rsidP="000816C6">
      <w:pPr>
        <w:pStyle w:val="ListParagraph"/>
        <w:numPr>
          <w:ilvl w:val="1"/>
          <w:numId w:val="8"/>
        </w:numPr>
        <w:jc w:val="both"/>
        <w:rPr>
          <w:b/>
          <w:szCs w:val="24"/>
        </w:rPr>
      </w:pPr>
      <w:r w:rsidRPr="00BC3EA5">
        <w:rPr>
          <w:b/>
          <w:szCs w:val="24"/>
        </w:rPr>
        <w:t>Overall System Architecture Diagram</w:t>
      </w:r>
    </w:p>
    <w:p w14:paraId="1A958963" w14:textId="77777777" w:rsidR="005A5444" w:rsidRPr="005A5444" w:rsidRDefault="005A5444" w:rsidP="000816C6">
      <w:pPr>
        <w:ind w:left="1080"/>
        <w:jc w:val="both"/>
        <w:rPr>
          <w:b/>
          <w:szCs w:val="24"/>
        </w:rPr>
      </w:pPr>
    </w:p>
    <w:p w14:paraId="75F5739C" w14:textId="33F3D508" w:rsidR="005A5444" w:rsidRPr="005A5444" w:rsidRDefault="005A5444" w:rsidP="000816C6">
      <w:pPr>
        <w:ind w:firstLine="720"/>
        <w:jc w:val="both"/>
        <w:rPr>
          <w:b/>
          <w:szCs w:val="24"/>
        </w:rPr>
      </w:pPr>
      <w:r w:rsidRPr="005A5444">
        <w:rPr>
          <w:bCs/>
          <w:szCs w:val="24"/>
        </w:rPr>
        <w:t xml:space="preserve">As shown in Figure 2.1, the </w:t>
      </w:r>
      <w:proofErr w:type="spellStart"/>
      <w:r w:rsidRPr="005A5444">
        <w:rPr>
          <w:bCs/>
          <w:szCs w:val="24"/>
        </w:rPr>
        <w:t>BPSync</w:t>
      </w:r>
      <w:proofErr w:type="spellEnd"/>
      <w:r w:rsidRPr="005A5444">
        <w:rPr>
          <w:bCs/>
          <w:szCs w:val="24"/>
        </w:rPr>
        <w:t xml:space="preserve"> system is organized into wearable, mobile, and backend layers with clearly separated responsibilities</w:t>
      </w:r>
      <w:r w:rsidRPr="005A5444">
        <w:rPr>
          <w:b/>
          <w:szCs w:val="24"/>
        </w:rPr>
        <w:t>.</w:t>
      </w:r>
    </w:p>
    <w:p w14:paraId="3F5AC8BD" w14:textId="23311829" w:rsidR="000E70FE" w:rsidRDefault="000E70FE" w:rsidP="000816C6">
      <w:pPr>
        <w:ind w:left="1080"/>
        <w:jc w:val="both"/>
        <w:rPr>
          <w:b/>
          <w:szCs w:val="24"/>
        </w:rPr>
      </w:pPr>
      <w:r w:rsidRPr="000E70FE">
        <w:rPr>
          <w:b/>
          <w:noProof/>
          <w:szCs w:val="24"/>
        </w:rPr>
        <w:lastRenderedPageBreak/>
        <w:drawing>
          <wp:inline distT="0" distB="0" distL="0" distR="0" wp14:anchorId="3E4CB544" wp14:editId="6D42F6F9">
            <wp:extent cx="4791075" cy="8943975"/>
            <wp:effectExtent l="0" t="0" r="9525" b="9525"/>
            <wp:docPr id="9637491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9151" name="Picture 9637491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1075" cy="8943975"/>
                    </a:xfrm>
                    <a:prstGeom prst="rect">
                      <a:avLst/>
                    </a:prstGeom>
                  </pic:spPr>
                </pic:pic>
              </a:graphicData>
            </a:graphic>
          </wp:inline>
        </w:drawing>
      </w:r>
    </w:p>
    <w:p w14:paraId="463FE218" w14:textId="004BA6FE" w:rsidR="00BC3EA5" w:rsidRPr="00BC3EA5" w:rsidRDefault="00BC3EA5" w:rsidP="000816C6">
      <w:pPr>
        <w:ind w:left="1080"/>
        <w:jc w:val="both"/>
        <w:rPr>
          <w:bCs/>
          <w:i/>
          <w:iCs/>
          <w:sz w:val="20"/>
        </w:rPr>
      </w:pPr>
      <w:r w:rsidRPr="00BC3EA5">
        <w:rPr>
          <w:bCs/>
          <w:i/>
          <w:iCs/>
          <w:sz w:val="20"/>
        </w:rPr>
        <w:t xml:space="preserve">Figure </w:t>
      </w:r>
      <w:r w:rsidR="005A5444">
        <w:rPr>
          <w:bCs/>
          <w:i/>
          <w:iCs/>
          <w:sz w:val="20"/>
        </w:rPr>
        <w:t>2.</w:t>
      </w:r>
      <w:r w:rsidRPr="00BC3EA5">
        <w:rPr>
          <w:bCs/>
          <w:i/>
          <w:iCs/>
          <w:sz w:val="20"/>
        </w:rPr>
        <w:t>1: Overall System Architecture Diagram</w:t>
      </w:r>
    </w:p>
    <w:p w14:paraId="4107CC5C" w14:textId="7CD40DD4" w:rsidR="003D5292" w:rsidRPr="000E70FE" w:rsidRDefault="00557516" w:rsidP="000816C6">
      <w:pPr>
        <w:pStyle w:val="ListParagraph"/>
        <w:numPr>
          <w:ilvl w:val="0"/>
          <w:numId w:val="7"/>
        </w:numPr>
        <w:jc w:val="both"/>
        <w:rPr>
          <w:b/>
          <w:szCs w:val="24"/>
        </w:rPr>
      </w:pPr>
      <w:r w:rsidRPr="000E70FE">
        <w:rPr>
          <w:b/>
          <w:szCs w:val="24"/>
        </w:rPr>
        <w:lastRenderedPageBreak/>
        <w:t>Component Interaction</w:t>
      </w:r>
    </w:p>
    <w:p w14:paraId="52C66C28" w14:textId="77777777" w:rsidR="00557516" w:rsidRPr="000E70FE" w:rsidRDefault="00557516" w:rsidP="000816C6">
      <w:pPr>
        <w:pStyle w:val="NormalWeb"/>
        <w:jc w:val="both"/>
        <w:rPr>
          <w:lang w:val="en-US"/>
        </w:rPr>
      </w:pPr>
      <w:r w:rsidRPr="000E70FE">
        <w:rPr>
          <w:lang w:val="en-US"/>
        </w:rPr>
        <w:t>Component interaction in BP-Sync is defined by directional data and control flows across the wearable, mobile, and backend layers.</w:t>
      </w:r>
    </w:p>
    <w:p w14:paraId="21302D40" w14:textId="77777777" w:rsidR="00557516" w:rsidRPr="000E70FE" w:rsidRDefault="00557516" w:rsidP="000816C6">
      <w:pPr>
        <w:pStyle w:val="NormalWeb"/>
        <w:jc w:val="both"/>
        <w:rPr>
          <w:lang w:val="en-US"/>
        </w:rPr>
      </w:pPr>
      <w:r w:rsidRPr="000E70FE">
        <w:rPr>
          <w:lang w:val="en-US"/>
        </w:rPr>
        <w:t>At the wearable level, the wrist module initiates and controls measurement sessions, while the chest module responds by streaming ECG and chest IMU data. Sensor data flows unidirectionally from the chest module to the wrist module, where it is combined with locally acquired wrist signals.</w:t>
      </w:r>
    </w:p>
    <w:p w14:paraId="5044A73F" w14:textId="77777777" w:rsidR="00557516" w:rsidRPr="000E70FE" w:rsidRDefault="00557516" w:rsidP="000816C6">
      <w:pPr>
        <w:pStyle w:val="NormalWeb"/>
        <w:jc w:val="both"/>
        <w:rPr>
          <w:lang w:val="en-US"/>
        </w:rPr>
      </w:pPr>
      <w:r w:rsidRPr="000E70FE">
        <w:rPr>
          <w:lang w:val="en-US"/>
        </w:rPr>
        <w:t>The wrist module forwards merged session data to the mobile application using BLE notifications. The mobile application does not process sensor signals directly; instead, it acts as a transport and storage intermediary, ensuring reliable session collection and delivery.</w:t>
      </w:r>
    </w:p>
    <w:p w14:paraId="0BD4C2C1" w14:textId="2D789518" w:rsidR="000E70FE" w:rsidRDefault="00557516" w:rsidP="000816C6">
      <w:pPr>
        <w:pStyle w:val="NormalWeb"/>
        <w:jc w:val="both"/>
        <w:rPr>
          <w:lang w:val="en-US"/>
        </w:rPr>
      </w:pPr>
      <w:r w:rsidRPr="000E70FE">
        <w:rPr>
          <w:lang w:val="en-US"/>
        </w:rPr>
        <w:t>Interaction between the mobile application and the backend system occurs through RESTful HTTPS interfaces. Session data is uploaded asynchronously, and processed analytics results are retrieved by the mobile application for presentation to the user.</w:t>
      </w:r>
    </w:p>
    <w:p w14:paraId="41491993" w14:textId="77777777" w:rsidR="000E70FE" w:rsidRPr="000E70FE" w:rsidRDefault="000E70FE" w:rsidP="000816C6">
      <w:pPr>
        <w:pStyle w:val="NormalWeb"/>
        <w:jc w:val="both"/>
        <w:rPr>
          <w:lang w:val="en-US"/>
        </w:rPr>
      </w:pPr>
    </w:p>
    <w:p w14:paraId="69338266" w14:textId="6F11527B" w:rsidR="00557516" w:rsidRDefault="000E70FE" w:rsidP="000816C6">
      <w:pPr>
        <w:ind w:firstLine="360"/>
        <w:jc w:val="both"/>
        <w:rPr>
          <w:b/>
          <w:szCs w:val="24"/>
        </w:rPr>
      </w:pPr>
      <w:r w:rsidRPr="000E70FE">
        <w:rPr>
          <w:b/>
          <w:szCs w:val="24"/>
        </w:rPr>
        <w:t>2.2.1 Module Dependency Diagram</w:t>
      </w:r>
    </w:p>
    <w:p w14:paraId="34855791" w14:textId="77777777" w:rsidR="005A5444" w:rsidRDefault="005A5444" w:rsidP="000816C6">
      <w:pPr>
        <w:ind w:firstLine="360"/>
        <w:jc w:val="both"/>
        <w:rPr>
          <w:b/>
          <w:szCs w:val="24"/>
        </w:rPr>
      </w:pPr>
    </w:p>
    <w:p w14:paraId="148B0353" w14:textId="2B9AC2F8" w:rsidR="005A5444" w:rsidRPr="005A5444" w:rsidRDefault="005A5444" w:rsidP="000816C6">
      <w:pPr>
        <w:ind w:firstLine="360"/>
        <w:jc w:val="both"/>
        <w:rPr>
          <w:bCs/>
          <w:szCs w:val="24"/>
        </w:rPr>
      </w:pPr>
      <w:r w:rsidRPr="005A5444">
        <w:rPr>
          <w:bCs/>
          <w:szCs w:val="24"/>
        </w:rPr>
        <w:t>Figure 2.2 illustrates the dependency relationships between hardware, mobile, and backend components of the system.</w:t>
      </w:r>
    </w:p>
    <w:p w14:paraId="4C30CCDD" w14:textId="5B7AF60B" w:rsidR="000E70FE" w:rsidRPr="000E70FE" w:rsidRDefault="000E70FE" w:rsidP="000816C6">
      <w:pPr>
        <w:ind w:firstLine="360"/>
        <w:jc w:val="both"/>
        <w:rPr>
          <w:b/>
          <w:szCs w:val="24"/>
        </w:rPr>
      </w:pPr>
      <w:r w:rsidRPr="000E70FE">
        <w:rPr>
          <w:b/>
          <w:noProof/>
          <w:szCs w:val="24"/>
        </w:rPr>
        <w:lastRenderedPageBreak/>
        <w:drawing>
          <wp:inline distT="0" distB="0" distL="0" distR="0" wp14:anchorId="173DF67D" wp14:editId="019E8649">
            <wp:extent cx="5970905" cy="9086850"/>
            <wp:effectExtent l="0" t="0" r="0" b="0"/>
            <wp:docPr id="15703429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42999" name="Picture 1570342999"/>
                    <pic:cNvPicPr/>
                  </pic:nvPicPr>
                  <pic:blipFill>
                    <a:blip r:embed="rId12">
                      <a:extLst>
                        <a:ext uri="{28A0092B-C50C-407E-A947-70E740481C1C}">
                          <a14:useLocalDpi xmlns:a14="http://schemas.microsoft.com/office/drawing/2010/main" val="0"/>
                        </a:ext>
                      </a:extLst>
                    </a:blip>
                    <a:stretch>
                      <a:fillRect/>
                    </a:stretch>
                  </pic:blipFill>
                  <pic:spPr>
                    <a:xfrm>
                      <a:off x="0" y="0"/>
                      <a:ext cx="5970905" cy="9086850"/>
                    </a:xfrm>
                    <a:prstGeom prst="rect">
                      <a:avLst/>
                    </a:prstGeom>
                  </pic:spPr>
                </pic:pic>
              </a:graphicData>
            </a:graphic>
          </wp:inline>
        </w:drawing>
      </w:r>
    </w:p>
    <w:p w14:paraId="4CCA2FF8" w14:textId="1EC102E1" w:rsidR="000E70FE" w:rsidRPr="00BC3EA5" w:rsidRDefault="00BC3EA5" w:rsidP="000816C6">
      <w:pPr>
        <w:ind w:firstLine="360"/>
        <w:jc w:val="both"/>
        <w:rPr>
          <w:bCs/>
          <w:i/>
          <w:iCs/>
          <w:sz w:val="20"/>
        </w:rPr>
      </w:pPr>
      <w:r w:rsidRPr="00BC3EA5">
        <w:rPr>
          <w:bCs/>
          <w:i/>
          <w:iCs/>
          <w:sz w:val="20"/>
        </w:rPr>
        <w:t>Figure 2</w:t>
      </w:r>
      <w:r w:rsidR="005A5444">
        <w:rPr>
          <w:bCs/>
          <w:i/>
          <w:iCs/>
          <w:sz w:val="20"/>
        </w:rPr>
        <w:t>.2</w:t>
      </w:r>
      <w:r w:rsidR="009D47E3">
        <w:rPr>
          <w:bCs/>
          <w:i/>
          <w:iCs/>
          <w:sz w:val="20"/>
        </w:rPr>
        <w:t xml:space="preserve">: </w:t>
      </w:r>
      <w:r w:rsidRPr="00BC3EA5">
        <w:rPr>
          <w:bCs/>
          <w:i/>
          <w:iCs/>
          <w:sz w:val="20"/>
        </w:rPr>
        <w:t>Module Dependency Model</w:t>
      </w:r>
    </w:p>
    <w:p w14:paraId="003D672D" w14:textId="12B16C97" w:rsidR="003D5292" w:rsidRPr="000E70FE" w:rsidRDefault="00557516" w:rsidP="000816C6">
      <w:pPr>
        <w:pStyle w:val="ListParagraph"/>
        <w:numPr>
          <w:ilvl w:val="0"/>
          <w:numId w:val="7"/>
        </w:numPr>
        <w:jc w:val="both"/>
        <w:rPr>
          <w:b/>
          <w:szCs w:val="24"/>
        </w:rPr>
      </w:pPr>
      <w:r w:rsidRPr="000E70FE">
        <w:rPr>
          <w:b/>
          <w:szCs w:val="24"/>
        </w:rPr>
        <w:lastRenderedPageBreak/>
        <w:t>Hardware Inventory (Purchased Electronics)</w:t>
      </w:r>
    </w:p>
    <w:p w14:paraId="76AEAC4C" w14:textId="77777777" w:rsidR="00557516" w:rsidRPr="000E70FE" w:rsidRDefault="00557516" w:rsidP="000816C6">
      <w:pPr>
        <w:pStyle w:val="NormalWeb"/>
        <w:jc w:val="both"/>
        <w:rPr>
          <w:lang w:val="en-US"/>
        </w:rPr>
      </w:pPr>
      <w:r w:rsidRPr="000E70FE">
        <w:rPr>
          <w:lang w:val="en-US"/>
        </w:rPr>
        <w:t>The BP-Sync system is implemented using commercially available, low-power electronic components selected to support reliable physiological sensing, wireless communication, and wearable prototyping.</w:t>
      </w:r>
    </w:p>
    <w:p w14:paraId="2614C836" w14:textId="77777777" w:rsidR="00557516" w:rsidRPr="000E70FE" w:rsidRDefault="00557516" w:rsidP="000816C6">
      <w:pPr>
        <w:pStyle w:val="NormalWeb"/>
        <w:jc w:val="both"/>
        <w:rPr>
          <w:lang w:val="en-US"/>
        </w:rPr>
      </w:pPr>
      <w:r w:rsidRPr="000E70FE">
        <w:rPr>
          <w:lang w:val="en-US"/>
        </w:rPr>
        <w:t xml:space="preserve">Both the </w:t>
      </w:r>
      <w:r w:rsidRPr="000E70FE">
        <w:rPr>
          <w:rStyle w:val="Strong"/>
          <w:lang w:val="en-US"/>
        </w:rPr>
        <w:t>Chest Module</w:t>
      </w:r>
      <w:r w:rsidRPr="000E70FE">
        <w:rPr>
          <w:lang w:val="en-US"/>
        </w:rPr>
        <w:t xml:space="preserve"> and the </w:t>
      </w:r>
      <w:r w:rsidRPr="000E70FE">
        <w:rPr>
          <w:rStyle w:val="Strong"/>
          <w:lang w:val="en-US"/>
        </w:rPr>
        <w:t>Wrist Module</w:t>
      </w:r>
      <w:r w:rsidRPr="000E70FE">
        <w:rPr>
          <w:lang w:val="en-US"/>
        </w:rPr>
        <w:t xml:space="preserve"> are built around the </w:t>
      </w:r>
      <w:r w:rsidRPr="000E70FE">
        <w:rPr>
          <w:rStyle w:val="Strong"/>
          <w:lang w:val="en-US"/>
        </w:rPr>
        <w:t>nRF52840</w:t>
      </w:r>
      <w:r w:rsidRPr="000E70FE">
        <w:rPr>
          <w:lang w:val="en-US"/>
        </w:rPr>
        <w:t xml:space="preserve"> microcontroller platform. This platform was selected due to its native Bluetooth Low Energy (BLE) support, low power consumption, compact form factor, and compatibility with Arduino-based development tools, making it suitable for wearable system development.</w:t>
      </w:r>
    </w:p>
    <w:p w14:paraId="01008BA2" w14:textId="1CB59A2C" w:rsidR="00557516" w:rsidRPr="000E70FE" w:rsidRDefault="0087342E" w:rsidP="000816C6">
      <w:pPr>
        <w:pStyle w:val="NormalWeb"/>
        <w:jc w:val="both"/>
        <w:rPr>
          <w:lang w:val="en-US"/>
        </w:rPr>
      </w:pPr>
      <w:r w:rsidRPr="0087342E">
        <w:rPr>
          <w:lang w:val="en-AU"/>
        </w:rPr>
        <w:t xml:space="preserve">The Chest Module integrates a pulse sensing front-end for cardiac signal acquisition and an inertial measurement unit (IMU) to capture motion data. </w:t>
      </w:r>
      <w:r w:rsidRPr="0087342E">
        <w:rPr>
          <w:lang w:val="en-AU"/>
        </w:rPr>
        <w:br/>
      </w:r>
      <w:r w:rsidRPr="0087342E">
        <w:rPr>
          <w:lang w:val="en-AU"/>
        </w:rPr>
        <w:br/>
        <w:t>During the initial design phase, a MAX30003 ECG front-end was considered. However, due to hardware availability and prototyping simplicity, the system uses the SEN0213 Gravity Analog Pulse Sensor to capture heartbeat signals.</w:t>
      </w:r>
      <w:r w:rsidRPr="0087342E">
        <w:rPr>
          <w:lang w:val="en-AU"/>
        </w:rPr>
        <w:br/>
      </w:r>
      <w:r w:rsidRPr="0087342E">
        <w:rPr>
          <w:lang w:val="en-AU"/>
        </w:rPr>
        <w:br/>
        <w:t xml:space="preserve">The SEN0213 provides an </w:t>
      </w:r>
      <w:proofErr w:type="spellStart"/>
      <w:r w:rsidRPr="0087342E">
        <w:rPr>
          <w:lang w:val="en-AU"/>
        </w:rPr>
        <w:t>analog</w:t>
      </w:r>
      <w:proofErr w:type="spellEnd"/>
      <w:r w:rsidRPr="0087342E">
        <w:rPr>
          <w:lang w:val="en-AU"/>
        </w:rPr>
        <w:t xml:space="preserve"> pulse waveform that is sampled by the microcontroller's ADC and used for heart rate and timing analysis within the BP estimation pipeline.</w:t>
      </w:r>
      <w:r w:rsidR="00557516" w:rsidRPr="000E70FE">
        <w:rPr>
          <w:lang w:val="en-US"/>
        </w:rPr>
        <w:t xml:space="preserve">The </w:t>
      </w:r>
      <w:r w:rsidR="00557516" w:rsidRPr="000E70FE">
        <w:rPr>
          <w:rStyle w:val="Strong"/>
          <w:lang w:val="en-US"/>
        </w:rPr>
        <w:t>Wrist Module</w:t>
      </w:r>
      <w:r w:rsidR="00557516" w:rsidRPr="000E70FE">
        <w:rPr>
          <w:lang w:val="en-US"/>
        </w:rPr>
        <w:t xml:space="preserve"> includes an optical PPG sensor (MAX30102) for pulse waveform acquisition, an IMU for motion detection, and a temperature sensor (MCP9808) to provide additional context related to sensor contact and environmental conditions.</w:t>
      </w:r>
    </w:p>
    <w:p w14:paraId="0CF96ACB" w14:textId="77777777" w:rsidR="00557516" w:rsidRPr="000E70FE" w:rsidRDefault="00557516" w:rsidP="000816C6">
      <w:pPr>
        <w:pStyle w:val="NormalWeb"/>
        <w:jc w:val="both"/>
        <w:rPr>
          <w:lang w:val="en-US"/>
        </w:rPr>
      </w:pPr>
      <w:r w:rsidRPr="000E70FE">
        <w:rPr>
          <w:lang w:val="en-US"/>
        </w:rPr>
        <w:t>Both wearable modules are powered by rechargeable 3.7 V Li-Po batteries and supported by dedicated charging modules to ensure safe and stable operation during measurement sessions.</w:t>
      </w:r>
    </w:p>
    <w:p w14:paraId="6FA69DEB" w14:textId="77777777" w:rsidR="00557516" w:rsidRPr="000E70FE" w:rsidRDefault="00557516" w:rsidP="000816C6">
      <w:pPr>
        <w:jc w:val="both"/>
        <w:rPr>
          <w:b/>
          <w:szCs w:val="24"/>
        </w:rPr>
      </w:pPr>
    </w:p>
    <w:p w14:paraId="05E7B825" w14:textId="642FF300" w:rsidR="003D5292" w:rsidRPr="000E70FE" w:rsidRDefault="00557516" w:rsidP="000816C6">
      <w:pPr>
        <w:pStyle w:val="ListParagraph"/>
        <w:numPr>
          <w:ilvl w:val="0"/>
          <w:numId w:val="7"/>
        </w:numPr>
        <w:jc w:val="both"/>
        <w:rPr>
          <w:b/>
          <w:szCs w:val="24"/>
        </w:rPr>
      </w:pPr>
      <w:r w:rsidRPr="000E70FE">
        <w:rPr>
          <w:b/>
          <w:szCs w:val="24"/>
        </w:rPr>
        <w:t>Design Principles</w:t>
      </w:r>
    </w:p>
    <w:p w14:paraId="0CE495DC" w14:textId="77777777" w:rsidR="00557516" w:rsidRPr="000E70FE" w:rsidRDefault="00557516" w:rsidP="000816C6">
      <w:pPr>
        <w:jc w:val="both"/>
        <w:rPr>
          <w:b/>
          <w:szCs w:val="24"/>
        </w:rPr>
      </w:pPr>
    </w:p>
    <w:p w14:paraId="211E2CC9" w14:textId="543890D5" w:rsidR="00557516" w:rsidRPr="000E70FE" w:rsidRDefault="00557516" w:rsidP="000816C6">
      <w:pPr>
        <w:jc w:val="both"/>
        <w:rPr>
          <w:szCs w:val="24"/>
        </w:rPr>
      </w:pPr>
      <w:r w:rsidRPr="000E70FE">
        <w:rPr>
          <w:szCs w:val="24"/>
        </w:rPr>
        <w:t xml:space="preserve">The design of the </w:t>
      </w:r>
      <w:proofErr w:type="spellStart"/>
      <w:r w:rsidRPr="000E70FE">
        <w:rPr>
          <w:szCs w:val="24"/>
        </w:rPr>
        <w:t>BPSync</w:t>
      </w:r>
      <w:proofErr w:type="spellEnd"/>
      <w:r w:rsidRPr="000E70FE">
        <w:rPr>
          <w:szCs w:val="24"/>
        </w:rPr>
        <w:t xml:space="preserve"> system is guided by the following core principles:</w:t>
      </w:r>
    </w:p>
    <w:p w14:paraId="59D4CFE6" w14:textId="77777777" w:rsidR="00557516" w:rsidRPr="000E70FE" w:rsidRDefault="00557516" w:rsidP="000816C6">
      <w:pPr>
        <w:jc w:val="both"/>
        <w:rPr>
          <w:szCs w:val="24"/>
        </w:rPr>
      </w:pPr>
    </w:p>
    <w:p w14:paraId="1DA8E19B" w14:textId="77777777" w:rsidR="00557516" w:rsidRPr="000E70FE" w:rsidRDefault="00557516" w:rsidP="000816C6">
      <w:pPr>
        <w:numPr>
          <w:ilvl w:val="0"/>
          <w:numId w:val="9"/>
        </w:numPr>
        <w:jc w:val="both"/>
        <w:rPr>
          <w:szCs w:val="24"/>
        </w:rPr>
      </w:pPr>
      <w:r w:rsidRPr="000E70FE">
        <w:rPr>
          <w:b/>
          <w:szCs w:val="24"/>
        </w:rPr>
        <w:t>Modularity:</w:t>
      </w:r>
      <w:r w:rsidRPr="000E70FE">
        <w:rPr>
          <w:szCs w:val="24"/>
        </w:rPr>
        <w:br/>
        <w:t>The system is decomposed into independent components, including chest firmware, wrist firmware, mobile application, and backend services. This separation enables independent development, testing, and future upgrades without impacting the entire system.</w:t>
      </w:r>
    </w:p>
    <w:p w14:paraId="72E3AED4" w14:textId="77777777" w:rsidR="00557516" w:rsidRPr="000E70FE" w:rsidRDefault="00557516" w:rsidP="000816C6">
      <w:pPr>
        <w:numPr>
          <w:ilvl w:val="0"/>
          <w:numId w:val="9"/>
        </w:numPr>
        <w:jc w:val="both"/>
        <w:rPr>
          <w:szCs w:val="24"/>
        </w:rPr>
      </w:pPr>
      <w:r w:rsidRPr="000E70FE">
        <w:rPr>
          <w:b/>
          <w:szCs w:val="24"/>
        </w:rPr>
        <w:t>Reliability:</w:t>
      </w:r>
      <w:r w:rsidRPr="000E70FE">
        <w:rPr>
          <w:szCs w:val="24"/>
        </w:rPr>
        <w:br/>
        <w:t>Session-based data handling, buffering mechanisms, and signal quality indicators are incorporated to ensure robust operation under imperfect connectivity and real-world usage conditions.</w:t>
      </w:r>
    </w:p>
    <w:p w14:paraId="23B6EBB6" w14:textId="77777777" w:rsidR="00557516" w:rsidRPr="000E70FE" w:rsidRDefault="00557516" w:rsidP="000816C6">
      <w:pPr>
        <w:numPr>
          <w:ilvl w:val="0"/>
          <w:numId w:val="9"/>
        </w:numPr>
        <w:jc w:val="both"/>
        <w:rPr>
          <w:szCs w:val="24"/>
        </w:rPr>
      </w:pPr>
      <w:r w:rsidRPr="000E70FE">
        <w:rPr>
          <w:b/>
          <w:szCs w:val="24"/>
        </w:rPr>
        <w:t>Real-Time Performance:</w:t>
      </w:r>
      <w:r w:rsidRPr="000E70FE">
        <w:rPr>
          <w:szCs w:val="24"/>
        </w:rPr>
        <w:br/>
        <w:t>Bluetooth Low Energy communication and data packet structures are optimized to support continuous data streaming with acceptable latency during active measurement sessions.</w:t>
      </w:r>
    </w:p>
    <w:p w14:paraId="3B7D5FC9" w14:textId="77777777" w:rsidR="00557516" w:rsidRPr="000E70FE" w:rsidRDefault="00557516" w:rsidP="000816C6">
      <w:pPr>
        <w:numPr>
          <w:ilvl w:val="0"/>
          <w:numId w:val="9"/>
        </w:numPr>
        <w:jc w:val="both"/>
        <w:rPr>
          <w:szCs w:val="24"/>
        </w:rPr>
      </w:pPr>
      <w:r w:rsidRPr="000E70FE">
        <w:rPr>
          <w:b/>
          <w:szCs w:val="24"/>
        </w:rPr>
        <w:t>Scalability:</w:t>
      </w:r>
      <w:r w:rsidRPr="000E70FE">
        <w:rPr>
          <w:szCs w:val="24"/>
        </w:rPr>
        <w:br/>
        <w:t>Backend services are designed to support multiple users and devices through asynchronous processing and modular service separation.</w:t>
      </w:r>
    </w:p>
    <w:p w14:paraId="53D08479" w14:textId="77777777" w:rsidR="00557516" w:rsidRPr="000E70FE" w:rsidRDefault="00557516" w:rsidP="000816C6">
      <w:pPr>
        <w:numPr>
          <w:ilvl w:val="0"/>
          <w:numId w:val="9"/>
        </w:numPr>
        <w:jc w:val="both"/>
        <w:rPr>
          <w:szCs w:val="24"/>
        </w:rPr>
      </w:pPr>
      <w:r w:rsidRPr="000E70FE">
        <w:rPr>
          <w:b/>
          <w:szCs w:val="24"/>
        </w:rPr>
        <w:t>Maintainability:</w:t>
      </w:r>
      <w:r w:rsidRPr="000E70FE">
        <w:rPr>
          <w:szCs w:val="24"/>
        </w:rPr>
        <w:br/>
        <w:t>Clear interfaces and well-defined data contracts between system components simplify debugging, testing, and long-term system maintenance.</w:t>
      </w:r>
    </w:p>
    <w:p w14:paraId="558CA348" w14:textId="77777777" w:rsidR="00557516" w:rsidRPr="000E70FE" w:rsidRDefault="00557516" w:rsidP="000816C6">
      <w:pPr>
        <w:jc w:val="both"/>
        <w:rPr>
          <w:szCs w:val="24"/>
        </w:rPr>
      </w:pPr>
    </w:p>
    <w:p w14:paraId="609A5975" w14:textId="1A863089" w:rsidR="003D5292" w:rsidRPr="000E70FE" w:rsidRDefault="00557516" w:rsidP="000816C6">
      <w:pPr>
        <w:pStyle w:val="ListParagraph"/>
        <w:numPr>
          <w:ilvl w:val="0"/>
          <w:numId w:val="7"/>
        </w:numPr>
        <w:jc w:val="both"/>
        <w:rPr>
          <w:b/>
          <w:szCs w:val="24"/>
        </w:rPr>
      </w:pPr>
      <w:r w:rsidRPr="000E70FE">
        <w:rPr>
          <w:b/>
          <w:szCs w:val="24"/>
        </w:rPr>
        <w:t>Assumptions and Constraints</w:t>
      </w:r>
    </w:p>
    <w:p w14:paraId="1B7129F7" w14:textId="77777777" w:rsidR="00557516" w:rsidRPr="000E70FE" w:rsidRDefault="00557516" w:rsidP="000816C6">
      <w:pPr>
        <w:jc w:val="both"/>
        <w:rPr>
          <w:b/>
          <w:szCs w:val="24"/>
        </w:rPr>
      </w:pPr>
    </w:p>
    <w:p w14:paraId="57927DB3" w14:textId="77777777" w:rsidR="00557516" w:rsidRPr="000E70FE" w:rsidRDefault="00557516" w:rsidP="000816C6">
      <w:pPr>
        <w:jc w:val="both"/>
        <w:rPr>
          <w:b/>
          <w:szCs w:val="24"/>
        </w:rPr>
      </w:pPr>
      <w:r w:rsidRPr="000E70FE">
        <w:rPr>
          <w:b/>
          <w:szCs w:val="24"/>
        </w:rPr>
        <w:t>Assumptions</w:t>
      </w:r>
    </w:p>
    <w:p w14:paraId="3F8FC4E7" w14:textId="77777777" w:rsidR="00557516" w:rsidRPr="000E70FE" w:rsidRDefault="00557516" w:rsidP="000816C6">
      <w:pPr>
        <w:jc w:val="both"/>
        <w:rPr>
          <w:b/>
          <w:szCs w:val="24"/>
        </w:rPr>
      </w:pPr>
    </w:p>
    <w:p w14:paraId="29ED1E2F" w14:textId="77777777" w:rsidR="00557516" w:rsidRPr="000E70FE" w:rsidRDefault="00557516" w:rsidP="000816C6">
      <w:pPr>
        <w:numPr>
          <w:ilvl w:val="0"/>
          <w:numId w:val="10"/>
        </w:numPr>
        <w:jc w:val="both"/>
        <w:rPr>
          <w:szCs w:val="24"/>
        </w:rPr>
      </w:pPr>
      <w:proofErr w:type="gramStart"/>
      <w:r w:rsidRPr="000E70FE">
        <w:rPr>
          <w:szCs w:val="24"/>
        </w:rPr>
        <w:lastRenderedPageBreak/>
        <w:t>Both nRF52840</w:t>
      </w:r>
      <w:proofErr w:type="gramEnd"/>
      <w:r w:rsidRPr="000E70FE">
        <w:rPr>
          <w:szCs w:val="24"/>
        </w:rPr>
        <w:t>-based wearable devices can maintain stable Bluetooth Low Energy (BLE) connections in their intended operational roles.</w:t>
      </w:r>
    </w:p>
    <w:p w14:paraId="08ABC8F8" w14:textId="77777777" w:rsidR="00557516" w:rsidRPr="000E70FE" w:rsidRDefault="00557516" w:rsidP="000816C6">
      <w:pPr>
        <w:numPr>
          <w:ilvl w:val="0"/>
          <w:numId w:val="10"/>
        </w:numPr>
        <w:jc w:val="both"/>
        <w:rPr>
          <w:szCs w:val="24"/>
        </w:rPr>
      </w:pPr>
      <w:r w:rsidRPr="000E70FE">
        <w:rPr>
          <w:szCs w:val="24"/>
        </w:rPr>
        <w:t>Users wear the chest module correctly, allowing reliable ECG signal acquisition during measurement sessions.</w:t>
      </w:r>
    </w:p>
    <w:p w14:paraId="4149880B" w14:textId="77777777" w:rsidR="00557516" w:rsidRPr="000E70FE" w:rsidRDefault="00557516" w:rsidP="000816C6">
      <w:pPr>
        <w:numPr>
          <w:ilvl w:val="0"/>
          <w:numId w:val="10"/>
        </w:numPr>
        <w:jc w:val="both"/>
        <w:rPr>
          <w:szCs w:val="24"/>
        </w:rPr>
      </w:pPr>
      <w:r w:rsidRPr="000E70FE">
        <w:rPr>
          <w:szCs w:val="24"/>
        </w:rPr>
        <w:t>An initial dataset sufficient for training and validating the blood pressure estimation model can be collected and curated.</w:t>
      </w:r>
    </w:p>
    <w:p w14:paraId="3CF4DF72" w14:textId="77777777" w:rsidR="00557516" w:rsidRPr="000E70FE" w:rsidRDefault="00557516" w:rsidP="000816C6">
      <w:pPr>
        <w:numPr>
          <w:ilvl w:val="0"/>
          <w:numId w:val="10"/>
        </w:numPr>
        <w:jc w:val="both"/>
        <w:rPr>
          <w:szCs w:val="24"/>
        </w:rPr>
      </w:pPr>
      <w:r w:rsidRPr="000E70FE">
        <w:rPr>
          <w:szCs w:val="24"/>
        </w:rPr>
        <w:t>The mobile application is available during measurement sessions to act as a gateway between wearable devices and the backend system.</w:t>
      </w:r>
    </w:p>
    <w:p w14:paraId="67209D72" w14:textId="77777777" w:rsidR="00557516" w:rsidRPr="000E70FE" w:rsidRDefault="00557516" w:rsidP="000816C6">
      <w:pPr>
        <w:ind w:left="360"/>
        <w:jc w:val="both"/>
        <w:rPr>
          <w:szCs w:val="24"/>
        </w:rPr>
      </w:pPr>
    </w:p>
    <w:p w14:paraId="192CDCE7" w14:textId="77777777" w:rsidR="00557516" w:rsidRPr="000E70FE" w:rsidRDefault="00557516" w:rsidP="000816C6">
      <w:pPr>
        <w:jc w:val="both"/>
        <w:rPr>
          <w:b/>
          <w:szCs w:val="24"/>
        </w:rPr>
      </w:pPr>
      <w:r w:rsidRPr="000E70FE">
        <w:rPr>
          <w:b/>
          <w:szCs w:val="24"/>
        </w:rPr>
        <w:t>Constraints</w:t>
      </w:r>
    </w:p>
    <w:p w14:paraId="4D45730E" w14:textId="77777777" w:rsidR="00557516" w:rsidRPr="000E70FE" w:rsidRDefault="00557516" w:rsidP="000816C6">
      <w:pPr>
        <w:jc w:val="both"/>
        <w:rPr>
          <w:b/>
          <w:szCs w:val="24"/>
        </w:rPr>
      </w:pPr>
    </w:p>
    <w:p w14:paraId="69233E24" w14:textId="77777777" w:rsidR="00557516" w:rsidRPr="000E70FE" w:rsidRDefault="00557516" w:rsidP="000816C6">
      <w:pPr>
        <w:numPr>
          <w:ilvl w:val="0"/>
          <w:numId w:val="11"/>
        </w:numPr>
        <w:jc w:val="both"/>
        <w:rPr>
          <w:szCs w:val="24"/>
        </w:rPr>
      </w:pPr>
      <w:r w:rsidRPr="000E70FE">
        <w:rPr>
          <w:szCs w:val="24"/>
        </w:rPr>
        <w:t>Bluetooth Low Energy bandwidth limits the duration and sampling rates of continuous raw waveform streaming.</w:t>
      </w:r>
    </w:p>
    <w:p w14:paraId="0813DC13" w14:textId="77777777" w:rsidR="00557516" w:rsidRPr="000E70FE" w:rsidRDefault="00557516" w:rsidP="000816C6">
      <w:pPr>
        <w:numPr>
          <w:ilvl w:val="0"/>
          <w:numId w:val="11"/>
        </w:numPr>
        <w:jc w:val="both"/>
        <w:rPr>
          <w:szCs w:val="24"/>
        </w:rPr>
      </w:pPr>
      <w:r w:rsidRPr="000E70FE">
        <w:rPr>
          <w:szCs w:val="24"/>
        </w:rPr>
        <w:t>Motion artifacts, particularly at the wrist, may reduce PPG signal quality during daily activities.</w:t>
      </w:r>
    </w:p>
    <w:p w14:paraId="7CEE7514" w14:textId="77777777" w:rsidR="00557516" w:rsidRPr="000E70FE" w:rsidRDefault="00557516" w:rsidP="000816C6">
      <w:pPr>
        <w:numPr>
          <w:ilvl w:val="0"/>
          <w:numId w:val="11"/>
        </w:numPr>
        <w:jc w:val="both"/>
        <w:rPr>
          <w:szCs w:val="24"/>
        </w:rPr>
      </w:pPr>
      <w:r w:rsidRPr="000E70FE">
        <w:rPr>
          <w:szCs w:val="24"/>
        </w:rPr>
        <w:t>Battery capacity constrains sampling frequency, transmission intervals, and overall session duration.</w:t>
      </w:r>
    </w:p>
    <w:p w14:paraId="630E7899" w14:textId="77777777" w:rsidR="00557516" w:rsidRPr="000E70FE" w:rsidRDefault="00557516" w:rsidP="000816C6">
      <w:pPr>
        <w:numPr>
          <w:ilvl w:val="0"/>
          <w:numId w:val="11"/>
        </w:numPr>
        <w:jc w:val="both"/>
        <w:rPr>
          <w:szCs w:val="24"/>
        </w:rPr>
      </w:pPr>
      <w:r w:rsidRPr="000E70FE">
        <w:rPr>
          <w:szCs w:val="24"/>
        </w:rPr>
        <w:t>Model performance and generalization are dependent on dataset diversity and calibration strategies.</w:t>
      </w:r>
    </w:p>
    <w:p w14:paraId="4A2E3B99" w14:textId="77777777" w:rsidR="00557516" w:rsidRPr="000E70FE" w:rsidRDefault="00557516" w:rsidP="000816C6">
      <w:pPr>
        <w:jc w:val="both"/>
        <w:rPr>
          <w:b/>
          <w:szCs w:val="24"/>
        </w:rPr>
      </w:pPr>
    </w:p>
    <w:p w14:paraId="0382C284" w14:textId="77777777" w:rsidR="008D463A" w:rsidRPr="000E70FE" w:rsidRDefault="008D463A" w:rsidP="000816C6">
      <w:pPr>
        <w:pStyle w:val="Heading1"/>
        <w:numPr>
          <w:ilvl w:val="0"/>
          <w:numId w:val="5"/>
        </w:numPr>
        <w:jc w:val="both"/>
        <w:rPr>
          <w:szCs w:val="24"/>
        </w:rPr>
      </w:pPr>
      <w:bookmarkStart w:id="4" w:name="_Toc218201388"/>
      <w:proofErr w:type="spellStart"/>
      <w:r w:rsidRPr="000E70FE">
        <w:rPr>
          <w:szCs w:val="24"/>
        </w:rPr>
        <w:t>BPSync</w:t>
      </w:r>
      <w:proofErr w:type="spellEnd"/>
      <w:r w:rsidRPr="000E70FE">
        <w:rPr>
          <w:szCs w:val="24"/>
        </w:rPr>
        <w:t xml:space="preserve"> Hardware Subsystem Design</w:t>
      </w:r>
      <w:bookmarkEnd w:id="4"/>
    </w:p>
    <w:p w14:paraId="4A6CF7C0" w14:textId="77777777" w:rsidR="008D463A" w:rsidRPr="000E70FE" w:rsidRDefault="008D463A" w:rsidP="000816C6">
      <w:pPr>
        <w:jc w:val="both"/>
        <w:rPr>
          <w:szCs w:val="24"/>
        </w:rPr>
      </w:pPr>
    </w:p>
    <w:p w14:paraId="51696A9F" w14:textId="77777777" w:rsidR="008D463A" w:rsidRPr="000E70FE" w:rsidRDefault="008D463A" w:rsidP="000816C6">
      <w:pPr>
        <w:jc w:val="both"/>
        <w:rPr>
          <w:szCs w:val="24"/>
        </w:rPr>
      </w:pPr>
      <w:r w:rsidRPr="000E70FE">
        <w:rPr>
          <w:szCs w:val="24"/>
        </w:rPr>
        <w:t xml:space="preserve">This section describes the software subsystem of the </w:t>
      </w:r>
      <w:proofErr w:type="spellStart"/>
      <w:r w:rsidRPr="000E70FE">
        <w:rPr>
          <w:szCs w:val="24"/>
        </w:rPr>
        <w:t>BPSync</w:t>
      </w:r>
      <w:proofErr w:type="spellEnd"/>
      <w:r w:rsidRPr="000E70FE">
        <w:rPr>
          <w:szCs w:val="24"/>
        </w:rPr>
        <w:t xml:space="preserve"> system, focusing on the components and data flow.</w:t>
      </w:r>
    </w:p>
    <w:p w14:paraId="542C48DA" w14:textId="77777777" w:rsidR="008D463A" w:rsidRPr="000E70FE" w:rsidRDefault="008D463A" w:rsidP="000816C6">
      <w:pPr>
        <w:jc w:val="both"/>
        <w:rPr>
          <w:szCs w:val="24"/>
        </w:rPr>
      </w:pPr>
    </w:p>
    <w:p w14:paraId="2B9C184A" w14:textId="7157655E" w:rsidR="005A5444" w:rsidRPr="005A5444" w:rsidRDefault="008D463A" w:rsidP="000816C6">
      <w:pPr>
        <w:pStyle w:val="Heading1"/>
        <w:numPr>
          <w:ilvl w:val="1"/>
          <w:numId w:val="5"/>
        </w:numPr>
        <w:jc w:val="both"/>
        <w:rPr>
          <w:szCs w:val="24"/>
        </w:rPr>
      </w:pPr>
      <w:bookmarkStart w:id="5" w:name="_Toc218201389"/>
      <w:r w:rsidRPr="000E70FE">
        <w:rPr>
          <w:szCs w:val="24"/>
        </w:rPr>
        <w:t>Hardware Subsystem Overview</w:t>
      </w:r>
      <w:bookmarkEnd w:id="5"/>
    </w:p>
    <w:p w14:paraId="3C4203F1" w14:textId="77777777" w:rsidR="008D463A" w:rsidRPr="000E70FE" w:rsidRDefault="008D463A" w:rsidP="000816C6">
      <w:pPr>
        <w:jc w:val="both"/>
        <w:rPr>
          <w:szCs w:val="24"/>
        </w:rPr>
      </w:pPr>
    </w:p>
    <w:p w14:paraId="4B9E0DF1" w14:textId="77777777" w:rsidR="008D463A" w:rsidRPr="000E70FE" w:rsidRDefault="008D463A" w:rsidP="000816C6">
      <w:pPr>
        <w:jc w:val="both"/>
        <w:rPr>
          <w:szCs w:val="24"/>
        </w:rPr>
      </w:pPr>
      <w:r w:rsidRPr="000E70FE">
        <w:rPr>
          <w:szCs w:val="24"/>
        </w:rPr>
        <w:t xml:space="preserve">The software subsystem performs data acquisition (ECG, PPG, IMU, and Temperature), data preprocessing, and transport via BLE and HTTPS protocols. It manages session storage and executes an </w:t>
      </w:r>
      <w:proofErr w:type="spellStart"/>
      <w:r w:rsidRPr="000E70FE">
        <w:rPr>
          <w:szCs w:val="24"/>
        </w:rPr>
        <w:t>XGBoost</w:t>
      </w:r>
      <w:proofErr w:type="spellEnd"/>
      <w:r w:rsidRPr="000E70FE">
        <w:rPr>
          <w:szCs w:val="24"/>
        </w:rPr>
        <w:t xml:space="preserve"> machine learning model to estimate blood pressure trends. The process follows a sequence of collection, processing, prediction, and decision-making.</w:t>
      </w:r>
    </w:p>
    <w:p w14:paraId="0989A4C8" w14:textId="77777777" w:rsidR="008D463A" w:rsidRPr="000E70FE" w:rsidRDefault="008D463A" w:rsidP="000816C6">
      <w:pPr>
        <w:jc w:val="both"/>
        <w:rPr>
          <w:szCs w:val="24"/>
        </w:rPr>
      </w:pPr>
    </w:p>
    <w:p w14:paraId="2688C7B3" w14:textId="1997148F" w:rsidR="005A5444" w:rsidRPr="005A5444" w:rsidRDefault="008D463A" w:rsidP="000816C6">
      <w:pPr>
        <w:pStyle w:val="Heading1"/>
        <w:numPr>
          <w:ilvl w:val="1"/>
          <w:numId w:val="5"/>
        </w:numPr>
        <w:jc w:val="both"/>
        <w:rPr>
          <w:szCs w:val="24"/>
        </w:rPr>
      </w:pPr>
      <w:bookmarkStart w:id="6" w:name="_Toc218201390"/>
      <w:r w:rsidRPr="000E70FE">
        <w:rPr>
          <w:szCs w:val="24"/>
        </w:rPr>
        <w:t>Hardware Subsystem Components</w:t>
      </w:r>
      <w:bookmarkEnd w:id="6"/>
    </w:p>
    <w:p w14:paraId="4423C256" w14:textId="77777777" w:rsidR="008D463A" w:rsidRPr="000E70FE" w:rsidRDefault="008D463A" w:rsidP="000816C6">
      <w:pPr>
        <w:jc w:val="both"/>
        <w:rPr>
          <w:szCs w:val="24"/>
        </w:rPr>
      </w:pPr>
    </w:p>
    <w:p w14:paraId="2AE33E21" w14:textId="77777777" w:rsidR="008D463A" w:rsidRPr="000E70FE" w:rsidRDefault="008D463A" w:rsidP="000816C6">
      <w:pPr>
        <w:pStyle w:val="ListParagraph"/>
        <w:numPr>
          <w:ilvl w:val="0"/>
          <w:numId w:val="16"/>
        </w:numPr>
        <w:jc w:val="both"/>
        <w:rPr>
          <w:b/>
          <w:szCs w:val="24"/>
        </w:rPr>
      </w:pPr>
      <w:r w:rsidRPr="000E70FE">
        <w:rPr>
          <w:b/>
          <w:szCs w:val="24"/>
        </w:rPr>
        <w:t>Chest Firmware Subsystem</w:t>
      </w:r>
    </w:p>
    <w:p w14:paraId="6AD3319B" w14:textId="77777777" w:rsidR="008D463A" w:rsidRPr="000E70FE" w:rsidRDefault="008D463A" w:rsidP="000816C6">
      <w:pPr>
        <w:ind w:left="360"/>
        <w:jc w:val="both"/>
        <w:rPr>
          <w:szCs w:val="24"/>
        </w:rPr>
      </w:pPr>
    </w:p>
    <w:p w14:paraId="4322FB4C" w14:textId="77777777" w:rsidR="008D463A" w:rsidRPr="000E70FE" w:rsidRDefault="008D463A" w:rsidP="000816C6">
      <w:pPr>
        <w:numPr>
          <w:ilvl w:val="0"/>
          <w:numId w:val="12"/>
        </w:numPr>
        <w:jc w:val="both"/>
        <w:rPr>
          <w:szCs w:val="24"/>
        </w:rPr>
      </w:pPr>
      <w:r w:rsidRPr="000E70FE">
        <w:rPr>
          <w:b/>
          <w:szCs w:val="24"/>
        </w:rPr>
        <w:t>Function:</w:t>
      </w:r>
      <w:r w:rsidRPr="000E70FE">
        <w:rPr>
          <w:szCs w:val="24"/>
        </w:rPr>
        <w:t xml:space="preserve"> Acquires ECG and chest IMU data. Controls the system state machine and streams data via BLE.</w:t>
      </w:r>
    </w:p>
    <w:p w14:paraId="300F7358" w14:textId="676B18DB" w:rsidR="008D463A" w:rsidRPr="000E70FE" w:rsidRDefault="008D463A" w:rsidP="000816C6">
      <w:pPr>
        <w:numPr>
          <w:ilvl w:val="0"/>
          <w:numId w:val="12"/>
        </w:numPr>
        <w:jc w:val="both"/>
        <w:rPr>
          <w:szCs w:val="24"/>
        </w:rPr>
      </w:pPr>
      <w:r w:rsidRPr="000E70FE">
        <w:rPr>
          <w:b/>
          <w:szCs w:val="24"/>
        </w:rPr>
        <w:t>Input:</w:t>
      </w:r>
      <w:r w:rsidRPr="000E70FE">
        <w:rPr>
          <w:szCs w:val="24"/>
        </w:rPr>
        <w:t xml:space="preserve"> </w:t>
      </w:r>
      <w:r w:rsidR="0069533A" w:rsidRPr="0069533A">
        <w:rPr>
          <w:szCs w:val="24"/>
        </w:rPr>
        <w:t>Analog pulse signals from the SEN0213 pulse sensor and motion data from the IMU</w:t>
      </w:r>
      <w:r w:rsidRPr="000E70FE">
        <w:rPr>
          <w:szCs w:val="24"/>
        </w:rPr>
        <w:t>.</w:t>
      </w:r>
    </w:p>
    <w:p w14:paraId="5BC8BD8D" w14:textId="77777777" w:rsidR="008D463A" w:rsidRPr="000E70FE" w:rsidRDefault="008D463A" w:rsidP="000816C6">
      <w:pPr>
        <w:numPr>
          <w:ilvl w:val="0"/>
          <w:numId w:val="12"/>
        </w:numPr>
        <w:jc w:val="both"/>
        <w:rPr>
          <w:szCs w:val="24"/>
        </w:rPr>
      </w:pPr>
      <w:r w:rsidRPr="000E70FE">
        <w:rPr>
          <w:b/>
          <w:szCs w:val="24"/>
        </w:rPr>
        <w:t>Output:</w:t>
      </w:r>
      <w:r w:rsidRPr="000E70FE">
        <w:rPr>
          <w:szCs w:val="24"/>
        </w:rPr>
        <w:t xml:space="preserve"> Digital ECG and IMU data packets.</w:t>
      </w:r>
    </w:p>
    <w:p w14:paraId="3F1CA81C" w14:textId="77777777" w:rsidR="008D463A" w:rsidRPr="000E70FE" w:rsidRDefault="008D463A" w:rsidP="000816C6">
      <w:pPr>
        <w:jc w:val="both"/>
        <w:rPr>
          <w:szCs w:val="24"/>
        </w:rPr>
      </w:pPr>
    </w:p>
    <w:p w14:paraId="496A0480" w14:textId="77777777" w:rsidR="008D463A" w:rsidRPr="000E70FE" w:rsidRDefault="008D463A" w:rsidP="000816C6">
      <w:pPr>
        <w:pStyle w:val="ListParagraph"/>
        <w:numPr>
          <w:ilvl w:val="0"/>
          <w:numId w:val="16"/>
        </w:numPr>
        <w:jc w:val="both"/>
        <w:rPr>
          <w:b/>
          <w:szCs w:val="24"/>
        </w:rPr>
      </w:pPr>
      <w:r w:rsidRPr="000E70FE">
        <w:rPr>
          <w:b/>
          <w:szCs w:val="24"/>
        </w:rPr>
        <w:t>Wrist Firmware Subsystem</w:t>
      </w:r>
    </w:p>
    <w:p w14:paraId="033B8389" w14:textId="77777777" w:rsidR="008D463A" w:rsidRPr="000E70FE" w:rsidRDefault="008D463A" w:rsidP="000816C6">
      <w:pPr>
        <w:ind w:left="360"/>
        <w:jc w:val="both"/>
        <w:rPr>
          <w:szCs w:val="24"/>
        </w:rPr>
      </w:pPr>
    </w:p>
    <w:p w14:paraId="1D31DADD" w14:textId="77777777" w:rsidR="008D463A" w:rsidRPr="000E70FE" w:rsidRDefault="008D463A" w:rsidP="000816C6">
      <w:pPr>
        <w:numPr>
          <w:ilvl w:val="0"/>
          <w:numId w:val="13"/>
        </w:numPr>
        <w:jc w:val="both"/>
        <w:rPr>
          <w:szCs w:val="24"/>
        </w:rPr>
      </w:pPr>
      <w:r w:rsidRPr="000E70FE">
        <w:rPr>
          <w:b/>
          <w:szCs w:val="24"/>
        </w:rPr>
        <w:t>Function:</w:t>
      </w:r>
      <w:r w:rsidRPr="000E70FE">
        <w:rPr>
          <w:szCs w:val="24"/>
        </w:rPr>
        <w:t xml:space="preserve"> Acquires PPG, wrist IMU, and temperature data. Merges data from the Chest unit, buffers the combined dataset, and relays it via BLE.</w:t>
      </w:r>
    </w:p>
    <w:p w14:paraId="1CA61DB1" w14:textId="77777777" w:rsidR="008D463A" w:rsidRPr="000E70FE" w:rsidRDefault="008D463A" w:rsidP="000816C6">
      <w:pPr>
        <w:numPr>
          <w:ilvl w:val="0"/>
          <w:numId w:val="13"/>
        </w:numPr>
        <w:jc w:val="both"/>
        <w:rPr>
          <w:szCs w:val="24"/>
        </w:rPr>
      </w:pPr>
      <w:r w:rsidRPr="000E70FE">
        <w:rPr>
          <w:b/>
          <w:szCs w:val="24"/>
        </w:rPr>
        <w:t>Input:</w:t>
      </w:r>
      <w:r w:rsidRPr="000E70FE">
        <w:rPr>
          <w:szCs w:val="24"/>
        </w:rPr>
        <w:t xml:space="preserve"> Optical sensor readings, temperature data, and BLE packets from the Chest Subsystem.</w:t>
      </w:r>
    </w:p>
    <w:p w14:paraId="2BCDCBC5" w14:textId="77777777" w:rsidR="008D463A" w:rsidRPr="000E70FE" w:rsidRDefault="008D463A" w:rsidP="000816C6">
      <w:pPr>
        <w:numPr>
          <w:ilvl w:val="0"/>
          <w:numId w:val="13"/>
        </w:numPr>
        <w:jc w:val="both"/>
        <w:rPr>
          <w:szCs w:val="24"/>
        </w:rPr>
      </w:pPr>
      <w:r w:rsidRPr="000E70FE">
        <w:rPr>
          <w:b/>
          <w:szCs w:val="24"/>
        </w:rPr>
        <w:t>Output:</w:t>
      </w:r>
      <w:r w:rsidRPr="000E70FE">
        <w:rPr>
          <w:szCs w:val="24"/>
        </w:rPr>
        <w:t xml:space="preserve"> Combined sensor data stream.</w:t>
      </w:r>
    </w:p>
    <w:p w14:paraId="110F0E73" w14:textId="77777777" w:rsidR="008D463A" w:rsidRPr="000E70FE" w:rsidRDefault="008D463A" w:rsidP="000816C6">
      <w:pPr>
        <w:jc w:val="both"/>
        <w:rPr>
          <w:szCs w:val="24"/>
        </w:rPr>
      </w:pPr>
    </w:p>
    <w:p w14:paraId="09AA0901" w14:textId="77777777" w:rsidR="008D463A" w:rsidRPr="000E70FE" w:rsidRDefault="008D463A" w:rsidP="000816C6">
      <w:pPr>
        <w:pStyle w:val="ListParagraph"/>
        <w:numPr>
          <w:ilvl w:val="0"/>
          <w:numId w:val="16"/>
        </w:numPr>
        <w:jc w:val="both"/>
        <w:rPr>
          <w:b/>
          <w:szCs w:val="24"/>
        </w:rPr>
      </w:pPr>
      <w:r w:rsidRPr="000E70FE">
        <w:rPr>
          <w:b/>
          <w:szCs w:val="24"/>
        </w:rPr>
        <w:t>Mobile Application Subsystem</w:t>
      </w:r>
    </w:p>
    <w:p w14:paraId="5B2819D1" w14:textId="77777777" w:rsidR="008D463A" w:rsidRPr="000E70FE" w:rsidRDefault="008D463A" w:rsidP="000816C6">
      <w:pPr>
        <w:ind w:left="360"/>
        <w:jc w:val="both"/>
        <w:rPr>
          <w:szCs w:val="24"/>
        </w:rPr>
      </w:pPr>
    </w:p>
    <w:p w14:paraId="2C735872" w14:textId="77777777" w:rsidR="008D463A" w:rsidRPr="000E70FE" w:rsidRDefault="008D463A" w:rsidP="000816C6">
      <w:pPr>
        <w:numPr>
          <w:ilvl w:val="0"/>
          <w:numId w:val="14"/>
        </w:numPr>
        <w:jc w:val="both"/>
        <w:rPr>
          <w:szCs w:val="24"/>
        </w:rPr>
      </w:pPr>
      <w:r w:rsidRPr="000E70FE">
        <w:rPr>
          <w:b/>
          <w:szCs w:val="24"/>
        </w:rPr>
        <w:lastRenderedPageBreak/>
        <w:t>Function:</w:t>
      </w:r>
      <w:r w:rsidRPr="000E70FE">
        <w:rPr>
          <w:szCs w:val="24"/>
        </w:rPr>
        <w:t xml:space="preserve"> Acts as a BLE gateway. Manages local data storage, handles the upload/retry queue, and displays the user interface.</w:t>
      </w:r>
    </w:p>
    <w:p w14:paraId="6014C802" w14:textId="77777777" w:rsidR="008D463A" w:rsidRPr="000E70FE" w:rsidRDefault="008D463A" w:rsidP="000816C6">
      <w:pPr>
        <w:numPr>
          <w:ilvl w:val="0"/>
          <w:numId w:val="14"/>
        </w:numPr>
        <w:jc w:val="both"/>
        <w:rPr>
          <w:szCs w:val="24"/>
        </w:rPr>
      </w:pPr>
      <w:r w:rsidRPr="000E70FE">
        <w:rPr>
          <w:b/>
          <w:szCs w:val="24"/>
        </w:rPr>
        <w:t>Input:</w:t>
      </w:r>
      <w:r w:rsidRPr="000E70FE">
        <w:rPr>
          <w:szCs w:val="24"/>
        </w:rPr>
        <w:t xml:space="preserve"> Sensor data stream via BLE and analysis results from the backend.</w:t>
      </w:r>
    </w:p>
    <w:p w14:paraId="1849D037" w14:textId="77777777" w:rsidR="008D463A" w:rsidRPr="000E70FE" w:rsidRDefault="008D463A" w:rsidP="000816C6">
      <w:pPr>
        <w:numPr>
          <w:ilvl w:val="0"/>
          <w:numId w:val="14"/>
        </w:numPr>
        <w:jc w:val="both"/>
        <w:rPr>
          <w:szCs w:val="24"/>
        </w:rPr>
      </w:pPr>
      <w:r w:rsidRPr="000E70FE">
        <w:rPr>
          <w:b/>
          <w:szCs w:val="24"/>
        </w:rPr>
        <w:t>Output:</w:t>
      </w:r>
      <w:r w:rsidRPr="000E70FE">
        <w:rPr>
          <w:szCs w:val="24"/>
        </w:rPr>
        <w:t xml:space="preserve"> Graphical display for the user and JSON data for the backend.</w:t>
      </w:r>
    </w:p>
    <w:p w14:paraId="44B9D034" w14:textId="3D2D5FC3" w:rsidR="00E3047B" w:rsidRDefault="00E3047B" w:rsidP="000816C6">
      <w:pPr>
        <w:jc w:val="both"/>
        <w:rPr>
          <w:szCs w:val="24"/>
        </w:rPr>
      </w:pPr>
    </w:p>
    <w:p w14:paraId="262CD2FD" w14:textId="77777777" w:rsidR="005A5444" w:rsidRPr="000E70FE" w:rsidRDefault="005A5444" w:rsidP="000816C6">
      <w:pPr>
        <w:pStyle w:val="ListParagraph"/>
        <w:numPr>
          <w:ilvl w:val="0"/>
          <w:numId w:val="16"/>
        </w:numPr>
        <w:jc w:val="both"/>
        <w:rPr>
          <w:b/>
          <w:szCs w:val="24"/>
        </w:rPr>
      </w:pPr>
      <w:r w:rsidRPr="000E70FE">
        <w:rPr>
          <w:b/>
          <w:szCs w:val="24"/>
        </w:rPr>
        <w:t>Backend Subsystem</w:t>
      </w:r>
    </w:p>
    <w:p w14:paraId="20A70489" w14:textId="77777777" w:rsidR="005A5444" w:rsidRPr="000E70FE" w:rsidRDefault="005A5444" w:rsidP="000816C6">
      <w:pPr>
        <w:ind w:left="360"/>
        <w:jc w:val="both"/>
        <w:rPr>
          <w:szCs w:val="24"/>
        </w:rPr>
      </w:pPr>
    </w:p>
    <w:p w14:paraId="4265C054" w14:textId="77777777" w:rsidR="005A5444" w:rsidRPr="000E70FE" w:rsidRDefault="005A5444" w:rsidP="000816C6">
      <w:pPr>
        <w:numPr>
          <w:ilvl w:val="0"/>
          <w:numId w:val="15"/>
        </w:numPr>
        <w:jc w:val="both"/>
        <w:rPr>
          <w:szCs w:val="24"/>
        </w:rPr>
      </w:pPr>
      <w:r w:rsidRPr="000E70FE">
        <w:rPr>
          <w:b/>
          <w:szCs w:val="24"/>
        </w:rPr>
        <w:t>Function:</w:t>
      </w:r>
      <w:r w:rsidRPr="000E70FE">
        <w:rPr>
          <w:szCs w:val="24"/>
        </w:rPr>
        <w:t xml:space="preserve"> Manages the API and database. Runs the </w:t>
      </w:r>
      <w:proofErr w:type="spellStart"/>
      <w:r w:rsidRPr="000E70FE">
        <w:rPr>
          <w:szCs w:val="24"/>
        </w:rPr>
        <w:t>XGBoost</w:t>
      </w:r>
      <w:proofErr w:type="spellEnd"/>
      <w:r w:rsidRPr="000E70FE">
        <w:rPr>
          <w:szCs w:val="24"/>
        </w:rPr>
        <w:t xml:space="preserve"> model to estimate trends and determines alert levels (Green/Yellow/Red).</w:t>
      </w:r>
    </w:p>
    <w:p w14:paraId="038354B3" w14:textId="1B9AB535" w:rsidR="00073082" w:rsidRPr="00073082" w:rsidRDefault="005A5444" w:rsidP="000816C6">
      <w:pPr>
        <w:numPr>
          <w:ilvl w:val="0"/>
          <w:numId w:val="15"/>
        </w:numPr>
        <w:jc w:val="both"/>
        <w:rPr>
          <w:szCs w:val="24"/>
        </w:rPr>
      </w:pPr>
      <w:r w:rsidRPr="000E70FE">
        <w:rPr>
          <w:b/>
          <w:szCs w:val="24"/>
        </w:rPr>
        <w:t>Input:</w:t>
      </w:r>
      <w:r w:rsidRPr="000E70FE">
        <w:rPr>
          <w:szCs w:val="24"/>
        </w:rPr>
        <w:t xml:space="preserve"> Processed sensor data and session metadata.</w:t>
      </w:r>
    </w:p>
    <w:p w14:paraId="1FCA124D" w14:textId="3BC3F769" w:rsidR="005A5444" w:rsidRPr="00073082" w:rsidRDefault="005A5444" w:rsidP="000816C6">
      <w:pPr>
        <w:pStyle w:val="ListParagraph"/>
        <w:numPr>
          <w:ilvl w:val="0"/>
          <w:numId w:val="15"/>
        </w:numPr>
        <w:jc w:val="both"/>
        <w:rPr>
          <w:szCs w:val="24"/>
        </w:rPr>
      </w:pPr>
      <w:r w:rsidRPr="00073082">
        <w:rPr>
          <w:b/>
          <w:szCs w:val="24"/>
        </w:rPr>
        <w:t>Output:</w:t>
      </w:r>
      <w:r w:rsidRPr="00073082">
        <w:rPr>
          <w:szCs w:val="24"/>
        </w:rPr>
        <w:t xml:space="preserve"> Weekly blood pressure trend values and status alerts.</w:t>
      </w:r>
    </w:p>
    <w:p w14:paraId="312D6D09" w14:textId="77777777" w:rsidR="00073082" w:rsidRPr="00BC3EA5" w:rsidRDefault="00073082" w:rsidP="000816C6">
      <w:pPr>
        <w:jc w:val="both"/>
        <w:rPr>
          <w:szCs w:val="24"/>
        </w:rPr>
      </w:pPr>
    </w:p>
    <w:p w14:paraId="799B1C48" w14:textId="74038620" w:rsidR="005A5444" w:rsidRPr="005A5444" w:rsidRDefault="001558B6" w:rsidP="000816C6">
      <w:pPr>
        <w:pStyle w:val="Heading1"/>
        <w:numPr>
          <w:ilvl w:val="1"/>
          <w:numId w:val="5"/>
        </w:numPr>
        <w:jc w:val="both"/>
        <w:rPr>
          <w:szCs w:val="24"/>
        </w:rPr>
      </w:pPr>
      <w:bookmarkStart w:id="7" w:name="_Toc218201391"/>
      <w:r w:rsidRPr="000E70FE">
        <w:rPr>
          <w:szCs w:val="24"/>
        </w:rPr>
        <w:t>Interaction and Data Flo</w:t>
      </w:r>
      <w:r w:rsidR="005A5444">
        <w:rPr>
          <w:szCs w:val="24"/>
        </w:rPr>
        <w:t>w</w:t>
      </w:r>
      <w:bookmarkEnd w:id="7"/>
    </w:p>
    <w:p w14:paraId="13589BEB" w14:textId="77777777" w:rsidR="00BC3EA5" w:rsidRPr="00BC3EA5" w:rsidRDefault="00BC3EA5" w:rsidP="000816C6">
      <w:pPr>
        <w:jc w:val="both"/>
        <w:rPr>
          <w:lang w:val="en-US"/>
        </w:rPr>
      </w:pPr>
    </w:p>
    <w:p w14:paraId="2AF484F6" w14:textId="601CF8E6" w:rsidR="000E70FE" w:rsidRDefault="00DF3AB2" w:rsidP="000816C6">
      <w:pPr>
        <w:jc w:val="both"/>
        <w:rPr>
          <w:szCs w:val="24"/>
        </w:rPr>
      </w:pPr>
      <w:r w:rsidRPr="000E70FE">
        <w:rPr>
          <w:szCs w:val="24"/>
        </w:rPr>
        <w:t xml:space="preserve"> BP-Sync components interact through a sequential, session-based data flow. ECG and chest IMU data are streamed from the Chest Module to the Wrist Module via BLE. The Wrist Module merges incoming chest data with locally acquired PPG, wrist IMU, and temperature data and forwards the merged session to the Mobile Application using BLE notifications. The Mobile Application uploads session data to the Backend API through HTTPS, where blood pressure estimation is performed and results are returned for visualization.</w:t>
      </w:r>
    </w:p>
    <w:p w14:paraId="350FEED5" w14:textId="77777777" w:rsidR="005A5444" w:rsidRPr="000E70FE" w:rsidRDefault="005A5444" w:rsidP="000816C6">
      <w:pPr>
        <w:jc w:val="both"/>
        <w:rPr>
          <w:szCs w:val="24"/>
        </w:rPr>
      </w:pPr>
    </w:p>
    <w:p w14:paraId="0D0DA91A" w14:textId="4BF79455" w:rsidR="005A5444" w:rsidRPr="00073082" w:rsidRDefault="000E70FE" w:rsidP="000816C6">
      <w:pPr>
        <w:ind w:firstLine="360"/>
        <w:jc w:val="both"/>
        <w:rPr>
          <w:b/>
          <w:bCs/>
          <w:szCs w:val="24"/>
        </w:rPr>
      </w:pPr>
      <w:r w:rsidRPr="000E70FE">
        <w:rPr>
          <w:b/>
          <w:bCs/>
          <w:szCs w:val="24"/>
        </w:rPr>
        <w:t>3.3.1 Measurement Session Sequence Diagram</w:t>
      </w:r>
    </w:p>
    <w:p w14:paraId="591B79D4" w14:textId="77777777" w:rsidR="000E70FE" w:rsidRDefault="000E70FE" w:rsidP="000816C6">
      <w:pPr>
        <w:ind w:firstLine="360"/>
        <w:jc w:val="both"/>
        <w:rPr>
          <w:b/>
          <w:bCs/>
          <w:sz w:val="22"/>
          <w:szCs w:val="18"/>
        </w:rPr>
      </w:pPr>
    </w:p>
    <w:p w14:paraId="22F7051E" w14:textId="0C532113" w:rsidR="000E70FE" w:rsidRDefault="000E70FE" w:rsidP="000816C6">
      <w:pPr>
        <w:ind w:firstLine="360"/>
        <w:jc w:val="both"/>
        <w:rPr>
          <w:b/>
          <w:bCs/>
          <w:sz w:val="22"/>
          <w:szCs w:val="18"/>
        </w:rPr>
      </w:pPr>
      <w:r>
        <w:rPr>
          <w:b/>
          <w:bCs/>
          <w:noProof/>
          <w:sz w:val="22"/>
          <w:szCs w:val="18"/>
        </w:rPr>
        <w:lastRenderedPageBreak/>
        <w:drawing>
          <wp:inline distT="0" distB="0" distL="0" distR="0" wp14:anchorId="6C289477" wp14:editId="487828C9">
            <wp:extent cx="6120130" cy="7696200"/>
            <wp:effectExtent l="0" t="0" r="0" b="0"/>
            <wp:docPr id="20668414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1494" name="Picture 2066841494"/>
                    <pic:cNvPicPr/>
                  </pic:nvPicPr>
                  <pic:blipFill>
                    <a:blip r:embed="rId13">
                      <a:extLst>
                        <a:ext uri="{28A0092B-C50C-407E-A947-70E740481C1C}">
                          <a14:useLocalDpi xmlns:a14="http://schemas.microsoft.com/office/drawing/2010/main" val="0"/>
                        </a:ext>
                      </a:extLst>
                    </a:blip>
                    <a:stretch>
                      <a:fillRect/>
                    </a:stretch>
                  </pic:blipFill>
                  <pic:spPr>
                    <a:xfrm>
                      <a:off x="0" y="0"/>
                      <a:ext cx="6120130" cy="7696200"/>
                    </a:xfrm>
                    <a:prstGeom prst="rect">
                      <a:avLst/>
                    </a:prstGeom>
                  </pic:spPr>
                </pic:pic>
              </a:graphicData>
            </a:graphic>
          </wp:inline>
        </w:drawing>
      </w:r>
    </w:p>
    <w:p w14:paraId="0F595886" w14:textId="77569FF0" w:rsidR="000E70FE" w:rsidRPr="00BC3EA5" w:rsidRDefault="00BC3EA5" w:rsidP="000816C6">
      <w:pPr>
        <w:ind w:firstLine="360"/>
        <w:jc w:val="both"/>
        <w:rPr>
          <w:i/>
          <w:iCs/>
          <w:sz w:val="20"/>
          <w:szCs w:val="16"/>
        </w:rPr>
      </w:pPr>
      <w:r w:rsidRPr="00BC3EA5">
        <w:rPr>
          <w:i/>
          <w:iCs/>
          <w:sz w:val="20"/>
          <w:szCs w:val="16"/>
        </w:rPr>
        <w:t xml:space="preserve">Figure </w:t>
      </w:r>
      <w:r w:rsidR="009D47E3">
        <w:rPr>
          <w:i/>
          <w:iCs/>
          <w:sz w:val="20"/>
          <w:szCs w:val="16"/>
        </w:rPr>
        <w:t>3</w:t>
      </w:r>
      <w:r w:rsidR="005A5444">
        <w:rPr>
          <w:i/>
          <w:iCs/>
          <w:sz w:val="20"/>
          <w:szCs w:val="16"/>
        </w:rPr>
        <w:t>.1</w:t>
      </w:r>
      <w:r w:rsidR="009D47E3">
        <w:rPr>
          <w:i/>
          <w:iCs/>
          <w:sz w:val="20"/>
          <w:szCs w:val="16"/>
        </w:rPr>
        <w:t xml:space="preserve">: </w:t>
      </w:r>
      <w:r w:rsidRPr="00BC3EA5">
        <w:rPr>
          <w:i/>
          <w:iCs/>
          <w:sz w:val="20"/>
          <w:szCs w:val="16"/>
        </w:rPr>
        <w:t xml:space="preserve"> Measurement Sequence Diagram</w:t>
      </w:r>
    </w:p>
    <w:p w14:paraId="65543049" w14:textId="77777777" w:rsidR="00073082" w:rsidRDefault="00073082" w:rsidP="000816C6">
      <w:pPr>
        <w:jc w:val="both"/>
      </w:pPr>
    </w:p>
    <w:p w14:paraId="0283BEBE" w14:textId="74025EC3" w:rsidR="00073082" w:rsidRDefault="00073082" w:rsidP="000816C6">
      <w:pPr>
        <w:jc w:val="both"/>
      </w:pPr>
      <w:r w:rsidRPr="005A5444">
        <w:rPr>
          <w:szCs w:val="24"/>
        </w:rPr>
        <w:t>The runtime interaction between system components during a measurement session is illustrated in Figure 3.1.</w:t>
      </w:r>
    </w:p>
    <w:p w14:paraId="14B205E9" w14:textId="77777777" w:rsidR="00073082" w:rsidRDefault="00073082" w:rsidP="000816C6">
      <w:pPr>
        <w:jc w:val="both"/>
      </w:pPr>
    </w:p>
    <w:p w14:paraId="75880716" w14:textId="77777777" w:rsidR="00073082" w:rsidRDefault="00073082" w:rsidP="000816C6">
      <w:pPr>
        <w:jc w:val="both"/>
      </w:pPr>
    </w:p>
    <w:p w14:paraId="471883BE" w14:textId="77777777" w:rsidR="00073082" w:rsidRDefault="00073082" w:rsidP="000816C6">
      <w:pPr>
        <w:jc w:val="both"/>
      </w:pPr>
    </w:p>
    <w:p w14:paraId="4227A268" w14:textId="77777777" w:rsidR="00073082" w:rsidRPr="00DF3AB2" w:rsidRDefault="00073082" w:rsidP="000816C6">
      <w:pPr>
        <w:jc w:val="both"/>
      </w:pPr>
    </w:p>
    <w:p w14:paraId="14FCB613" w14:textId="36A66980" w:rsidR="005A5444" w:rsidRPr="005A5444" w:rsidRDefault="001558B6" w:rsidP="000816C6">
      <w:pPr>
        <w:pStyle w:val="Heading1"/>
        <w:numPr>
          <w:ilvl w:val="1"/>
          <w:numId w:val="5"/>
        </w:numPr>
        <w:jc w:val="both"/>
        <w:rPr>
          <w:sz w:val="22"/>
          <w:szCs w:val="22"/>
        </w:rPr>
      </w:pPr>
      <w:bookmarkStart w:id="8" w:name="_Toc218201392"/>
      <w:r w:rsidRPr="001558B6">
        <w:rPr>
          <w:sz w:val="22"/>
          <w:szCs w:val="22"/>
        </w:rPr>
        <w:lastRenderedPageBreak/>
        <w:t>Data Flow Descripti</w:t>
      </w:r>
      <w:r w:rsidR="001A0103">
        <w:rPr>
          <w:sz w:val="22"/>
          <w:szCs w:val="22"/>
        </w:rPr>
        <w:t>o</w:t>
      </w:r>
      <w:r w:rsidR="001677CE">
        <w:rPr>
          <w:sz w:val="22"/>
          <w:szCs w:val="22"/>
        </w:rPr>
        <w:t>n</w:t>
      </w:r>
      <w:bookmarkEnd w:id="8"/>
    </w:p>
    <w:p w14:paraId="3E4D50FC" w14:textId="5599EAEB" w:rsidR="001677CE" w:rsidRPr="00713DEC" w:rsidRDefault="0001281D" w:rsidP="000816C6">
      <w:pPr>
        <w:jc w:val="both"/>
      </w:pPr>
      <w:r w:rsidRPr="00713DEC">
        <w:rPr>
          <w:noProof/>
        </w:rPr>
        <mc:AlternateContent>
          <mc:Choice Requires="wps">
            <w:drawing>
              <wp:anchor distT="0" distB="0" distL="114300" distR="114300" simplePos="0" relativeHeight="251597312" behindDoc="0" locked="0" layoutInCell="1" allowOverlap="1" wp14:anchorId="50B18472" wp14:editId="02B7D1C8">
                <wp:simplePos x="0" y="0"/>
                <wp:positionH relativeFrom="margin">
                  <wp:posOffset>-3810</wp:posOffset>
                </wp:positionH>
                <wp:positionV relativeFrom="paragraph">
                  <wp:posOffset>113665</wp:posOffset>
                </wp:positionV>
                <wp:extent cx="998220" cy="518160"/>
                <wp:effectExtent l="0" t="0" r="11430" b="15240"/>
                <wp:wrapNone/>
                <wp:docPr id="1781151496" name="Rectangle: Rounded Corners 1"/>
                <wp:cNvGraphicFramePr/>
                <a:graphic xmlns:a="http://schemas.openxmlformats.org/drawingml/2006/main">
                  <a:graphicData uri="http://schemas.microsoft.com/office/word/2010/wordprocessingShape">
                    <wps:wsp>
                      <wps:cNvSpPr/>
                      <wps:spPr>
                        <a:xfrm>
                          <a:off x="0" y="0"/>
                          <a:ext cx="99822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62E2E" id="Rectangle: Rounded Corners 1" o:spid="_x0000_s1026" style="position:absolute;margin-left:-.3pt;margin-top:8.95pt;width:78.6pt;height:40.8pt;z-index:25159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" fillcolor="white [3201]" strokecolor="black [3200]" strokeweight="1pt">
                <v:stroke joinstyle="miter"/>
                <w10:wrap anchorx="margin"/>
              </v:roundrect>
            </w:pict>
          </mc:Fallback>
        </mc:AlternateContent>
      </w:r>
      <w:r w:rsidR="007D40A8" w:rsidRPr="00713DEC">
        <w:rPr>
          <w:noProof/>
        </w:rPr>
        <mc:AlternateContent>
          <mc:Choice Requires="wps">
            <w:drawing>
              <wp:anchor distT="0" distB="0" distL="114300" distR="114300" simplePos="0" relativeHeight="251600384" behindDoc="0" locked="0" layoutInCell="1" allowOverlap="1" wp14:anchorId="772C4134" wp14:editId="372CF89F">
                <wp:simplePos x="0" y="0"/>
                <wp:positionH relativeFrom="margin">
                  <wp:posOffset>1413510</wp:posOffset>
                </wp:positionH>
                <wp:positionV relativeFrom="paragraph">
                  <wp:posOffset>106045</wp:posOffset>
                </wp:positionV>
                <wp:extent cx="998220" cy="518160"/>
                <wp:effectExtent l="0" t="0" r="11430" b="15240"/>
                <wp:wrapNone/>
                <wp:docPr id="477514988" name="Rectangle: Rounded Corners 1"/>
                <wp:cNvGraphicFramePr/>
                <a:graphic xmlns:a="http://schemas.openxmlformats.org/drawingml/2006/main">
                  <a:graphicData uri="http://schemas.microsoft.com/office/word/2010/wordprocessingShape">
                    <wps:wsp>
                      <wps:cNvSpPr/>
                      <wps:spPr>
                        <a:xfrm>
                          <a:off x="0" y="0"/>
                          <a:ext cx="99822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19F24" id="Rectangle: Rounded Corners 1" o:spid="_x0000_s1026" style="position:absolute;margin-left:111.3pt;margin-top:8.35pt;width:78.6pt;height:40.8pt;z-index:25160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" fillcolor="white [3201]" strokecolor="black [3200]" strokeweight="1pt">
                <v:stroke joinstyle="miter"/>
                <w10:wrap anchorx="margin"/>
              </v:roundrect>
            </w:pict>
          </mc:Fallback>
        </mc:AlternateContent>
      </w:r>
    </w:p>
    <w:p w14:paraId="2F42B89F" w14:textId="348FA9B7" w:rsidR="001677CE" w:rsidRPr="00713DEC" w:rsidRDefault="0001281D" w:rsidP="000816C6">
      <w:pPr>
        <w:jc w:val="both"/>
      </w:pPr>
      <w:r w:rsidRPr="00713DEC">
        <w:rPr>
          <w:noProof/>
        </w:rPr>
        <mc:AlternateContent>
          <mc:Choice Requires="wps">
            <w:drawing>
              <wp:anchor distT="0" distB="0" distL="114300" distR="114300" simplePos="0" relativeHeight="251649536" behindDoc="0" locked="0" layoutInCell="1" allowOverlap="1" wp14:anchorId="241C2E43" wp14:editId="5B2E1068">
                <wp:simplePos x="0" y="0"/>
                <wp:positionH relativeFrom="column">
                  <wp:posOffset>1520190</wp:posOffset>
                </wp:positionH>
                <wp:positionV relativeFrom="paragraph">
                  <wp:posOffset>6985</wp:posOffset>
                </wp:positionV>
                <wp:extent cx="792480" cy="388620"/>
                <wp:effectExtent l="0" t="0" r="0" b="0"/>
                <wp:wrapNone/>
                <wp:docPr id="169147416" name="Text Box 19"/>
                <wp:cNvGraphicFramePr/>
                <a:graphic xmlns:a="http://schemas.openxmlformats.org/drawingml/2006/main">
                  <a:graphicData uri="http://schemas.microsoft.com/office/word/2010/wordprocessingShape">
                    <wps:wsp>
                      <wps:cNvSpPr txBox="1"/>
                      <wps:spPr>
                        <a:xfrm>
                          <a:off x="0" y="0"/>
                          <a:ext cx="792480" cy="388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45E165" w14:textId="326FB27E" w:rsidR="0001281D" w:rsidRPr="0001281D" w:rsidRDefault="0001281D" w:rsidP="0001281D">
                            <w:pPr>
                              <w:jc w:val="center"/>
                              <w:rPr>
                                <w:b/>
                                <w:bCs/>
                                <w:sz w:val="20"/>
                              </w:rPr>
                            </w:pPr>
                            <w:r w:rsidRPr="0001281D">
                              <w:rPr>
                                <w:b/>
                                <w:bCs/>
                                <w:sz w:val="20"/>
                              </w:rPr>
                              <w:t>Chest IMU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1C2E43" id="_x0000_t202" coordsize="21600,21600" o:spt="202" path="m,l,21600r21600,l21600,xe">
                <v:stroke joinstyle="miter"/>
                <v:path gradientshapeok="t" o:connecttype="rect"/>
              </v:shapetype>
              <v:shape id="Text Box 19" o:spid="_x0000_s1026" type="#_x0000_t202" style="position:absolute;left:0;text-align:left;margin-left:119.7pt;margin-top:.55pt;width:62.4pt;height:30.6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" filled="f" stroked="f">
                <v:textbox>
                  <w:txbxContent>
                    <w:p w14:paraId="3345E165" w14:textId="326FB27E" w:rsidR="0001281D" w:rsidRPr="0001281D" w:rsidRDefault="0001281D" w:rsidP="0001281D">
                      <w:pPr>
                        <w:jc w:val="center"/>
                        <w:rPr>
                          <w:b/>
                          <w:bCs/>
                          <w:sz w:val="20"/>
                        </w:rPr>
                      </w:pPr>
                      <w:r w:rsidRPr="0001281D">
                        <w:rPr>
                          <w:b/>
                          <w:bCs/>
                          <w:sz w:val="20"/>
                        </w:rPr>
                        <w:t>Chest IMU Sensor</w:t>
                      </w:r>
                    </w:p>
                  </w:txbxContent>
                </v:textbox>
              </v:shape>
            </w:pict>
          </mc:Fallback>
        </mc:AlternateContent>
      </w:r>
      <w:r w:rsidRPr="00713DEC">
        <w:rPr>
          <w:noProof/>
        </w:rPr>
        <mc:AlternateContent>
          <mc:Choice Requires="wps">
            <w:drawing>
              <wp:anchor distT="0" distB="0" distL="114300" distR="114300" simplePos="0" relativeHeight="251646464" behindDoc="0" locked="0" layoutInCell="1" allowOverlap="1" wp14:anchorId="3007E07C" wp14:editId="375288F9">
                <wp:simplePos x="0" y="0"/>
                <wp:positionH relativeFrom="column">
                  <wp:posOffset>80010</wp:posOffset>
                </wp:positionH>
                <wp:positionV relativeFrom="paragraph">
                  <wp:posOffset>6985</wp:posOffset>
                </wp:positionV>
                <wp:extent cx="792480" cy="388620"/>
                <wp:effectExtent l="0" t="0" r="0" b="0"/>
                <wp:wrapNone/>
                <wp:docPr id="2033054224" name="Text Box 18"/>
                <wp:cNvGraphicFramePr/>
                <a:graphic xmlns:a="http://schemas.openxmlformats.org/drawingml/2006/main">
                  <a:graphicData uri="http://schemas.microsoft.com/office/word/2010/wordprocessingShape">
                    <wps:wsp>
                      <wps:cNvSpPr txBox="1"/>
                      <wps:spPr>
                        <a:xfrm>
                          <a:off x="0" y="0"/>
                          <a:ext cx="792480" cy="388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854BC0" w14:textId="4D998EC3" w:rsidR="0001281D" w:rsidRPr="0001281D" w:rsidRDefault="0001281D" w:rsidP="0001281D">
                            <w:pPr>
                              <w:jc w:val="center"/>
                              <w:rPr>
                                <w:b/>
                                <w:bCs/>
                                <w:sz w:val="20"/>
                              </w:rPr>
                            </w:pPr>
                            <w:r w:rsidRPr="0001281D">
                              <w:rPr>
                                <w:b/>
                                <w:bCs/>
                                <w:sz w:val="20"/>
                              </w:rPr>
                              <w:t xml:space="preserve">ECG </w:t>
                            </w:r>
                            <w:r w:rsidRPr="0001281D">
                              <w:rPr>
                                <w:b/>
                                <w:bCs/>
                                <w:sz w:val="20"/>
                              </w:rPr>
                              <w:t>Electrods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07E07C" id="Text Box 18" o:spid="_x0000_s1027" type="#_x0000_t202" style="position:absolute;left:0;text-align:left;margin-left:6.3pt;margin-top:.55pt;width:62.4pt;height:30.6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" filled="f" stroked="f">
                <v:textbox>
                  <w:txbxContent>
                    <w:p w14:paraId="46854BC0" w14:textId="4D998EC3" w:rsidR="0001281D" w:rsidRPr="0001281D" w:rsidRDefault="0001281D" w:rsidP="0001281D">
                      <w:pPr>
                        <w:jc w:val="center"/>
                        <w:rPr>
                          <w:b/>
                          <w:bCs/>
                          <w:sz w:val="20"/>
                        </w:rPr>
                      </w:pPr>
                      <w:r w:rsidRPr="0001281D">
                        <w:rPr>
                          <w:b/>
                          <w:bCs/>
                          <w:sz w:val="20"/>
                        </w:rPr>
                        <w:t xml:space="preserve">ECG </w:t>
                      </w:r>
                      <w:proofErr w:type="spellStart"/>
                      <w:r w:rsidRPr="0001281D">
                        <w:rPr>
                          <w:b/>
                          <w:bCs/>
                          <w:sz w:val="20"/>
                        </w:rPr>
                        <w:t>Electrods</w:t>
                      </w:r>
                      <w:proofErr w:type="spellEnd"/>
                    </w:p>
                  </w:txbxContent>
                </v:textbox>
              </v:shape>
            </w:pict>
          </mc:Fallback>
        </mc:AlternateContent>
      </w:r>
    </w:p>
    <w:p w14:paraId="0A82631C" w14:textId="77777777" w:rsidR="001677CE" w:rsidRPr="00713DEC" w:rsidRDefault="001677CE" w:rsidP="000816C6">
      <w:pPr>
        <w:jc w:val="both"/>
      </w:pPr>
    </w:p>
    <w:p w14:paraId="526761DB" w14:textId="36A67FB9" w:rsidR="001677CE" w:rsidRPr="00713DEC" w:rsidRDefault="007D40A8" w:rsidP="000816C6">
      <w:pPr>
        <w:jc w:val="both"/>
      </w:pPr>
      <w:r w:rsidRPr="00713DEC">
        <w:rPr>
          <w:noProof/>
        </w:rPr>
        <mc:AlternateContent>
          <mc:Choice Requires="wps">
            <w:drawing>
              <wp:anchor distT="0" distB="0" distL="114300" distR="114300" simplePos="0" relativeHeight="251624960" behindDoc="0" locked="0" layoutInCell="1" allowOverlap="1" wp14:anchorId="27793293" wp14:editId="3219FBA3">
                <wp:simplePos x="0" y="0"/>
                <wp:positionH relativeFrom="column">
                  <wp:posOffset>1882140</wp:posOffset>
                </wp:positionH>
                <wp:positionV relativeFrom="paragraph">
                  <wp:posOffset>90805</wp:posOffset>
                </wp:positionV>
                <wp:extent cx="0" cy="472440"/>
                <wp:effectExtent l="76200" t="0" r="57150" b="60960"/>
                <wp:wrapNone/>
                <wp:docPr id="1915569888" name="Straight Arrow Connector 3"/>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193170" id="_x0000_t32" coordsize="21600,21600" o:spt="32" o:oned="t" path="m,l21600,21600e" filled="f">
                <v:path arrowok="t" fillok="f" o:connecttype="none"/>
                <o:lock v:ext="edit" shapetype="t"/>
              </v:shapetype>
              <v:shape id="Straight Arrow Connector 3" o:spid="_x0000_s1026" type="#_x0000_t32" style="position:absolute;margin-left:148.2pt;margin-top:7.15pt;width:0;height:37.2pt;z-index:25162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" strokecolor="black [3200]" strokeweight=".5pt">
                <v:stroke endarrow="block" joinstyle="miter"/>
              </v:shape>
            </w:pict>
          </mc:Fallback>
        </mc:AlternateContent>
      </w:r>
      <w:r w:rsidRPr="00713DEC">
        <w:rPr>
          <w:noProof/>
        </w:rPr>
        <mc:AlternateContent>
          <mc:Choice Requires="wps">
            <w:drawing>
              <wp:anchor distT="0" distB="0" distL="114300" distR="114300" simplePos="0" relativeHeight="251621888" behindDoc="0" locked="0" layoutInCell="1" allowOverlap="1" wp14:anchorId="67DB7468" wp14:editId="3CF8B511">
                <wp:simplePos x="0" y="0"/>
                <wp:positionH relativeFrom="column">
                  <wp:posOffset>483870</wp:posOffset>
                </wp:positionH>
                <wp:positionV relativeFrom="paragraph">
                  <wp:posOffset>106045</wp:posOffset>
                </wp:positionV>
                <wp:extent cx="0" cy="472440"/>
                <wp:effectExtent l="76200" t="0" r="57150" b="60960"/>
                <wp:wrapNone/>
                <wp:docPr id="795241477" name="Straight Arrow Connector 3"/>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3AC26D" id="Straight Arrow Connector 3" o:spid="_x0000_s1026" type="#_x0000_t32" style="position:absolute;margin-left:38.1pt;margin-top:8.35pt;width:0;height:37.2pt;z-index:25162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" strokecolor="black [3200]" strokeweight=".5pt">
                <v:stroke endarrow="block" joinstyle="miter"/>
              </v:shape>
            </w:pict>
          </mc:Fallback>
        </mc:AlternateContent>
      </w:r>
    </w:p>
    <w:p w14:paraId="2813D4C3" w14:textId="3AE3487F" w:rsidR="001677CE" w:rsidRPr="00713DEC" w:rsidRDefault="00864017" w:rsidP="000816C6">
      <w:pPr>
        <w:jc w:val="both"/>
      </w:pPr>
      <w:r w:rsidRPr="00713DEC">
        <w:rPr>
          <w:noProof/>
        </w:rPr>
        <mc:AlternateContent>
          <mc:Choice Requires="wps">
            <w:drawing>
              <wp:anchor distT="0" distB="0" distL="114300" distR="114300" simplePos="0" relativeHeight="251655680" behindDoc="0" locked="0" layoutInCell="1" allowOverlap="1" wp14:anchorId="3C60F200" wp14:editId="6612F2D2">
                <wp:simplePos x="0" y="0"/>
                <wp:positionH relativeFrom="margin">
                  <wp:posOffset>1409700</wp:posOffset>
                </wp:positionH>
                <wp:positionV relativeFrom="paragraph">
                  <wp:posOffset>6985</wp:posOffset>
                </wp:positionV>
                <wp:extent cx="990600" cy="251460"/>
                <wp:effectExtent l="0" t="0" r="19050" b="15240"/>
                <wp:wrapNone/>
                <wp:docPr id="2019677578"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7E914F2" w14:textId="24FBF767" w:rsidR="00864017" w:rsidRPr="00E91D21" w:rsidRDefault="00864017" w:rsidP="00864017">
                            <w:pPr>
                              <w:jc w:val="center"/>
                              <w:rPr>
                                <w:b/>
                                <w:bCs/>
                                <w:sz w:val="18"/>
                                <w:szCs w:val="18"/>
                              </w:rPr>
                            </w:pPr>
                            <w:r w:rsidRPr="00E91D21">
                              <w:rPr>
                                <w:b/>
                                <w:bCs/>
                                <w:sz w:val="18"/>
                                <w:szCs w:val="18"/>
                              </w:rPr>
                              <w:t>IMU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0F200" id="Text Box 20" o:spid="_x0000_s1028" type="#_x0000_t202" style="position:absolute;left:0;text-align:left;margin-left:111pt;margin-top:.55pt;width:78pt;height:19.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" fillcolor="white [3201]" strokecolor="white [3212]" strokeweight="1pt">
                <v:textbox>
                  <w:txbxContent>
                    <w:p w14:paraId="47E914F2" w14:textId="24FBF767" w:rsidR="00864017" w:rsidRPr="00E91D21" w:rsidRDefault="00864017" w:rsidP="00864017">
                      <w:pPr>
                        <w:jc w:val="center"/>
                        <w:rPr>
                          <w:b/>
                          <w:bCs/>
                          <w:sz w:val="18"/>
                          <w:szCs w:val="18"/>
                        </w:rPr>
                      </w:pPr>
                      <w:r w:rsidRPr="00E91D21">
                        <w:rPr>
                          <w:b/>
                          <w:bCs/>
                          <w:sz w:val="18"/>
                          <w:szCs w:val="18"/>
                        </w:rPr>
                        <w:t>IMU</w:t>
                      </w:r>
                    </w:p>
                  </w:txbxContent>
                </v:textbox>
                <w10:wrap anchorx="margin"/>
              </v:shape>
            </w:pict>
          </mc:Fallback>
        </mc:AlternateContent>
      </w:r>
      <w:r w:rsidRPr="00713DEC">
        <w:rPr>
          <w:noProof/>
        </w:rPr>
        <mc:AlternateContent>
          <mc:Choice Requires="wps">
            <w:drawing>
              <wp:anchor distT="0" distB="0" distL="114300" distR="114300" simplePos="0" relativeHeight="251652608" behindDoc="0" locked="0" layoutInCell="1" allowOverlap="1" wp14:anchorId="391AE3A9" wp14:editId="470B6105">
                <wp:simplePos x="0" y="0"/>
                <wp:positionH relativeFrom="margin">
                  <wp:posOffset>-3810</wp:posOffset>
                </wp:positionH>
                <wp:positionV relativeFrom="paragraph">
                  <wp:posOffset>6985</wp:posOffset>
                </wp:positionV>
                <wp:extent cx="990600" cy="251460"/>
                <wp:effectExtent l="0" t="0" r="19050" b="15240"/>
                <wp:wrapNone/>
                <wp:docPr id="754113003"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21B1E9E" w14:textId="19E367BB" w:rsidR="0001281D" w:rsidRPr="00E91D21" w:rsidRDefault="0001281D" w:rsidP="00864017">
                            <w:pPr>
                              <w:jc w:val="center"/>
                              <w:rPr>
                                <w:b/>
                                <w:bCs/>
                                <w:sz w:val="18"/>
                                <w:szCs w:val="18"/>
                              </w:rPr>
                            </w:pPr>
                            <w:r w:rsidRPr="00E91D21">
                              <w:rPr>
                                <w:b/>
                                <w:bCs/>
                                <w:sz w:val="18"/>
                                <w:szCs w:val="18"/>
                              </w:rPr>
                              <w:t>R</w:t>
                            </w:r>
                            <w:r w:rsidR="00864017" w:rsidRPr="00E91D21">
                              <w:rPr>
                                <w:b/>
                                <w:bCs/>
                                <w:sz w:val="18"/>
                                <w:szCs w:val="18"/>
                              </w:rPr>
                              <w:t xml:space="preserve"> Peak, ECG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AE3A9" id="_x0000_s1029" type="#_x0000_t202" style="position:absolute;left:0;text-align:left;margin-left:-.3pt;margin-top:.55pt;width:78pt;height:19.8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" fillcolor="white [3201]" strokecolor="white [3212]" strokeweight="1pt">
                <v:textbox>
                  <w:txbxContent>
                    <w:p w14:paraId="721B1E9E" w14:textId="19E367BB" w:rsidR="0001281D" w:rsidRPr="00E91D21" w:rsidRDefault="0001281D" w:rsidP="00864017">
                      <w:pPr>
                        <w:jc w:val="center"/>
                        <w:rPr>
                          <w:b/>
                          <w:bCs/>
                          <w:sz w:val="18"/>
                          <w:szCs w:val="18"/>
                        </w:rPr>
                      </w:pPr>
                      <w:r w:rsidRPr="00E91D21">
                        <w:rPr>
                          <w:b/>
                          <w:bCs/>
                          <w:sz w:val="18"/>
                          <w:szCs w:val="18"/>
                        </w:rPr>
                        <w:t>R</w:t>
                      </w:r>
                      <w:r w:rsidR="00864017" w:rsidRPr="00E91D21">
                        <w:rPr>
                          <w:b/>
                          <w:bCs/>
                          <w:sz w:val="18"/>
                          <w:szCs w:val="18"/>
                        </w:rPr>
                        <w:t xml:space="preserve"> Peak, ECG</w:t>
                      </w:r>
                    </w:p>
                  </w:txbxContent>
                </v:textbox>
                <w10:wrap anchorx="margin"/>
              </v:shape>
            </w:pict>
          </mc:Fallback>
        </mc:AlternateContent>
      </w:r>
    </w:p>
    <w:p w14:paraId="7BAA4B7D" w14:textId="195CD241" w:rsidR="001677CE" w:rsidRPr="00713DEC" w:rsidRDefault="001677CE" w:rsidP="000816C6">
      <w:pPr>
        <w:jc w:val="both"/>
      </w:pPr>
    </w:p>
    <w:p w14:paraId="70E33D67" w14:textId="2C7EBE4A" w:rsidR="001677CE" w:rsidRPr="00713DEC" w:rsidRDefault="00E91D21" w:rsidP="000816C6">
      <w:pPr>
        <w:jc w:val="both"/>
      </w:pPr>
      <w:r w:rsidRPr="00713DEC">
        <w:rPr>
          <w:noProof/>
        </w:rPr>
        <mc:AlternateContent>
          <mc:Choice Requires="wps">
            <w:drawing>
              <wp:anchor distT="0" distB="0" distL="114300" distR="114300" simplePos="0" relativeHeight="251661824" behindDoc="0" locked="0" layoutInCell="1" allowOverlap="1" wp14:anchorId="2B4BE178" wp14:editId="7AA9E37D">
                <wp:simplePos x="0" y="0"/>
                <wp:positionH relativeFrom="column">
                  <wp:posOffset>4324350</wp:posOffset>
                </wp:positionH>
                <wp:positionV relativeFrom="paragraph">
                  <wp:posOffset>136525</wp:posOffset>
                </wp:positionV>
                <wp:extent cx="1950720" cy="281940"/>
                <wp:effectExtent l="0" t="0" r="0" b="3810"/>
                <wp:wrapNone/>
                <wp:docPr id="1090052743" name="Text Box 22"/>
                <wp:cNvGraphicFramePr/>
                <a:graphic xmlns:a="http://schemas.openxmlformats.org/drawingml/2006/main">
                  <a:graphicData uri="http://schemas.microsoft.com/office/word/2010/wordprocessingShape">
                    <wps:wsp>
                      <wps:cNvSpPr txBox="1"/>
                      <wps:spPr>
                        <a:xfrm>
                          <a:off x="0" y="0"/>
                          <a:ext cx="19507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60B0F5" w14:textId="2EC0F19B" w:rsidR="00E91D21" w:rsidRPr="007849B0" w:rsidRDefault="007849B0" w:rsidP="007849B0">
                            <w:pPr>
                              <w:jc w:val="center"/>
                              <w:rPr>
                                <w:b/>
                                <w:bCs/>
                              </w:rPr>
                            </w:pPr>
                            <w:r w:rsidRPr="007849B0">
                              <w:rPr>
                                <w:b/>
                                <w:bCs/>
                              </w:rPr>
                              <w:t>Wrist Sensors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4BE178" id="Text Box 22" o:spid="_x0000_s1030" type="#_x0000_t202" style="position:absolute;left:0;text-align:left;margin-left:340.5pt;margin-top:10.75pt;width:153.6pt;height:22.2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" filled="f" stroked="f">
                <v:textbox>
                  <w:txbxContent>
                    <w:p w14:paraId="1860B0F5" w14:textId="2EC0F19B" w:rsidR="00E91D21" w:rsidRPr="007849B0" w:rsidRDefault="007849B0" w:rsidP="007849B0">
                      <w:pPr>
                        <w:jc w:val="center"/>
                        <w:rPr>
                          <w:b/>
                          <w:bCs/>
                        </w:rPr>
                      </w:pPr>
                      <w:r w:rsidRPr="007849B0">
                        <w:rPr>
                          <w:b/>
                          <w:bCs/>
                        </w:rPr>
                        <w:t>Wrist Sensors</w:t>
                      </w:r>
                    </w:p>
                  </w:txbxContent>
                </v:textbox>
              </v:shape>
            </w:pict>
          </mc:Fallback>
        </mc:AlternateContent>
      </w:r>
      <w:r w:rsidR="007D40A8" w:rsidRPr="00713DEC">
        <w:rPr>
          <w:noProof/>
        </w:rPr>
        <mc:AlternateContent>
          <mc:Choice Requires="wps">
            <w:drawing>
              <wp:anchor distT="0" distB="0" distL="114300" distR="114300" simplePos="0" relativeHeight="251606528" behindDoc="0" locked="0" layoutInCell="1" allowOverlap="1" wp14:anchorId="663FAF09" wp14:editId="667F5A08">
                <wp:simplePos x="0" y="0"/>
                <wp:positionH relativeFrom="margin">
                  <wp:posOffset>4179570</wp:posOffset>
                </wp:positionH>
                <wp:positionV relativeFrom="paragraph">
                  <wp:posOffset>6985</wp:posOffset>
                </wp:positionV>
                <wp:extent cx="2255520" cy="518160"/>
                <wp:effectExtent l="0" t="0" r="11430" b="15240"/>
                <wp:wrapNone/>
                <wp:docPr id="562604442" name="Rectangle: Rounded Corners 1"/>
                <wp:cNvGraphicFramePr/>
                <a:graphic xmlns:a="http://schemas.openxmlformats.org/drawingml/2006/main">
                  <a:graphicData uri="http://schemas.microsoft.com/office/word/2010/wordprocessingShape">
                    <wps:wsp>
                      <wps:cNvSpPr/>
                      <wps:spPr>
                        <a:xfrm>
                          <a:off x="0" y="0"/>
                          <a:ext cx="225552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5154D" id="Rectangle: Rounded Corners 1" o:spid="_x0000_s1026" style="position:absolute;margin-left:329.1pt;margin-top:.55pt;width:177.6pt;height:40.8pt;z-index:25160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" fillcolor="white [3201]" strokecolor="black [3200]" strokeweight="1pt">
                <v:stroke joinstyle="miter"/>
                <w10:wrap anchorx="margin"/>
              </v:roundrect>
            </w:pict>
          </mc:Fallback>
        </mc:AlternateContent>
      </w:r>
      <w:r w:rsidR="007D40A8" w:rsidRPr="00713DEC">
        <w:rPr>
          <w:noProof/>
        </w:rPr>
        <mc:AlternateContent>
          <mc:Choice Requires="wps">
            <w:drawing>
              <wp:anchor distT="0" distB="0" distL="114300" distR="114300" simplePos="0" relativeHeight="251603456" behindDoc="0" locked="0" layoutInCell="1" allowOverlap="1" wp14:anchorId="65D28B5D" wp14:editId="6657241D">
                <wp:simplePos x="0" y="0"/>
                <wp:positionH relativeFrom="margin">
                  <wp:align>left</wp:align>
                </wp:positionH>
                <wp:positionV relativeFrom="paragraph">
                  <wp:posOffset>45085</wp:posOffset>
                </wp:positionV>
                <wp:extent cx="3406140" cy="518160"/>
                <wp:effectExtent l="0" t="0" r="22860" b="15240"/>
                <wp:wrapNone/>
                <wp:docPr id="1968351394" name="Rectangle: Rounded Corners 1"/>
                <wp:cNvGraphicFramePr/>
                <a:graphic xmlns:a="http://schemas.openxmlformats.org/drawingml/2006/main">
                  <a:graphicData uri="http://schemas.microsoft.com/office/word/2010/wordprocessingShape">
                    <wps:wsp>
                      <wps:cNvSpPr/>
                      <wps:spPr>
                        <a:xfrm>
                          <a:off x="0" y="0"/>
                          <a:ext cx="340614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485F4D" id="Rectangle: Rounded Corners 1" o:spid="_x0000_s1026" style="position:absolute;margin-left:0;margin-top:3.55pt;width:268.2pt;height:40.8pt;z-index:251603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" fillcolor="white [3201]" strokecolor="black [3200]" strokeweight="1pt">
                <v:stroke joinstyle="miter"/>
                <w10:wrap anchorx="margin"/>
              </v:roundrect>
            </w:pict>
          </mc:Fallback>
        </mc:AlternateContent>
      </w:r>
    </w:p>
    <w:p w14:paraId="14531583" w14:textId="0C8A837B" w:rsidR="001677CE" w:rsidRPr="00713DEC" w:rsidRDefault="0070202C" w:rsidP="000816C6">
      <w:pPr>
        <w:jc w:val="both"/>
      </w:pPr>
      <w:r w:rsidRPr="00713DEC">
        <w:rPr>
          <w:noProof/>
        </w:rPr>
        <mc:AlternateContent>
          <mc:Choice Requires="wps">
            <w:drawing>
              <wp:anchor distT="0" distB="0" distL="114300" distR="114300" simplePos="0" relativeHeight="251658752" behindDoc="0" locked="0" layoutInCell="1" allowOverlap="1" wp14:anchorId="4371F7B1" wp14:editId="043727E4">
                <wp:simplePos x="0" y="0"/>
                <wp:positionH relativeFrom="column">
                  <wp:posOffset>133350</wp:posOffset>
                </wp:positionH>
                <wp:positionV relativeFrom="paragraph">
                  <wp:posOffset>6985</wp:posOffset>
                </wp:positionV>
                <wp:extent cx="3070860" cy="251460"/>
                <wp:effectExtent l="0" t="0" r="0" b="0"/>
                <wp:wrapNone/>
                <wp:docPr id="1836801097" name="Text Box 21"/>
                <wp:cNvGraphicFramePr/>
                <a:graphic xmlns:a="http://schemas.openxmlformats.org/drawingml/2006/main">
                  <a:graphicData uri="http://schemas.microsoft.com/office/word/2010/wordprocessingShape">
                    <wps:wsp>
                      <wps:cNvSpPr txBox="1"/>
                      <wps:spPr>
                        <a:xfrm>
                          <a:off x="0" y="0"/>
                          <a:ext cx="3070860" cy="251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E117B4" w14:textId="53463B09" w:rsidR="0070202C" w:rsidRPr="00E91D21" w:rsidRDefault="0070202C" w:rsidP="00E91D21">
                            <w:pPr>
                              <w:jc w:val="center"/>
                              <w:rPr>
                                <w:b/>
                                <w:bCs/>
                              </w:rPr>
                            </w:pPr>
                            <w:r w:rsidRPr="00E91D21">
                              <w:rPr>
                                <w:b/>
                                <w:bCs/>
                              </w:rPr>
                              <w:t>Chest Module</w:t>
                            </w:r>
                            <w:r w:rsidR="00E91D21" w:rsidRPr="00E91D21">
                              <w:rPr>
                                <w:b/>
                                <w:bCs/>
                              </w:rPr>
                              <w:t xml:space="preserve"> (ECG + Chest IMU)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71F7B1" id="Text Box 21" o:spid="_x0000_s1031" type="#_x0000_t202" style="position:absolute;left:0;text-align:left;margin-left:10.5pt;margin-top:.55pt;width:241.8pt;height:19.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" filled="f" stroked="f">
                <v:textbox>
                  <w:txbxContent>
                    <w:p w14:paraId="50E117B4" w14:textId="53463B09" w:rsidR="0070202C" w:rsidRPr="00E91D21" w:rsidRDefault="0070202C" w:rsidP="00E91D21">
                      <w:pPr>
                        <w:jc w:val="center"/>
                        <w:rPr>
                          <w:b/>
                          <w:bCs/>
                        </w:rPr>
                      </w:pPr>
                      <w:r w:rsidRPr="00E91D21">
                        <w:rPr>
                          <w:b/>
                          <w:bCs/>
                        </w:rPr>
                        <w:t>Chest Module</w:t>
                      </w:r>
                      <w:r w:rsidR="00E91D21" w:rsidRPr="00E91D21">
                        <w:rPr>
                          <w:b/>
                          <w:bCs/>
                        </w:rPr>
                        <w:t xml:space="preserve"> (ECG + Chest IMU)</w:t>
                      </w:r>
                    </w:p>
                  </w:txbxContent>
                </v:textbox>
              </v:shape>
            </w:pict>
          </mc:Fallback>
        </mc:AlternateContent>
      </w:r>
      <w:r w:rsidR="007D40A8" w:rsidRPr="00713DEC">
        <w:t xml:space="preserve">                                                                                          </w:t>
      </w:r>
    </w:p>
    <w:p w14:paraId="7651F933" w14:textId="292ACB63" w:rsidR="007D40A8" w:rsidRPr="00713DEC" w:rsidRDefault="007D40A8" w:rsidP="000816C6">
      <w:pPr>
        <w:jc w:val="both"/>
      </w:pPr>
    </w:p>
    <w:p w14:paraId="245C3DCE" w14:textId="6762E39A" w:rsidR="007D40A8" w:rsidRPr="00713DEC" w:rsidRDefault="00334B0D" w:rsidP="000816C6">
      <w:pPr>
        <w:jc w:val="both"/>
      </w:pPr>
      <w:r w:rsidRPr="00713DEC">
        <w:rPr>
          <w:noProof/>
        </w:rPr>
        <mc:AlternateContent>
          <mc:Choice Requires="wps">
            <w:drawing>
              <wp:anchor distT="0" distB="0" distL="114300" distR="114300" simplePos="0" relativeHeight="251634176" behindDoc="0" locked="0" layoutInCell="1" allowOverlap="1" wp14:anchorId="78DC34CF" wp14:editId="55D1310C">
                <wp:simplePos x="0" y="0"/>
                <wp:positionH relativeFrom="column">
                  <wp:posOffset>4514850</wp:posOffset>
                </wp:positionH>
                <wp:positionV relativeFrom="paragraph">
                  <wp:posOffset>6985</wp:posOffset>
                </wp:positionV>
                <wp:extent cx="0" cy="739140"/>
                <wp:effectExtent l="76200" t="0" r="57150" b="60960"/>
                <wp:wrapNone/>
                <wp:docPr id="1370873607" name="Straight Arrow Connector 7"/>
                <wp:cNvGraphicFramePr/>
                <a:graphic xmlns:a="http://schemas.openxmlformats.org/drawingml/2006/main">
                  <a:graphicData uri="http://schemas.microsoft.com/office/word/2010/wordprocessingShape">
                    <wps:wsp>
                      <wps:cNvCnPr/>
                      <wps:spPr>
                        <a:xfrm>
                          <a:off x="0" y="0"/>
                          <a:ext cx="0" cy="739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320E18" id="Straight Arrow Connector 7" o:spid="_x0000_s1026" type="#_x0000_t32" style="position:absolute;margin-left:355.5pt;margin-top:.55pt;width:0;height:58.2pt;z-index:25163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" strokecolor="black [3200]" strokeweight=".5pt">
                <v:stroke endarrow="block" joinstyle="miter"/>
              </v:shape>
            </w:pict>
          </mc:Fallback>
        </mc:AlternateContent>
      </w:r>
      <w:r w:rsidRPr="00713DEC">
        <w:rPr>
          <w:noProof/>
        </w:rPr>
        <mc:AlternateContent>
          <mc:Choice Requires="wps">
            <w:drawing>
              <wp:anchor distT="0" distB="0" distL="114300" distR="114300" simplePos="0" relativeHeight="251631104" behindDoc="0" locked="0" layoutInCell="1" allowOverlap="1" wp14:anchorId="7FDFAE56" wp14:editId="73520766">
                <wp:simplePos x="0" y="0"/>
                <wp:positionH relativeFrom="column">
                  <wp:posOffset>3044190</wp:posOffset>
                </wp:positionH>
                <wp:positionV relativeFrom="paragraph">
                  <wp:posOffset>37465</wp:posOffset>
                </wp:positionV>
                <wp:extent cx="7620" cy="693420"/>
                <wp:effectExtent l="76200" t="38100" r="68580" b="11430"/>
                <wp:wrapNone/>
                <wp:docPr id="1091770166" name="Straight Arrow Connector 5"/>
                <wp:cNvGraphicFramePr/>
                <a:graphic xmlns:a="http://schemas.openxmlformats.org/drawingml/2006/main">
                  <a:graphicData uri="http://schemas.microsoft.com/office/word/2010/wordprocessingShape">
                    <wps:wsp>
                      <wps:cNvCnPr/>
                      <wps:spPr>
                        <a:xfrm flipH="1" flipV="1">
                          <a:off x="0" y="0"/>
                          <a:ext cx="7620" cy="693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F19F70" id="Straight Arrow Connector 5" o:spid="_x0000_s1026" type="#_x0000_t32" style="position:absolute;margin-left:239.7pt;margin-top:2.95pt;width:.6pt;height:54.6pt;flip:x y;z-index:25163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" strokecolor="black [3200]" strokeweight=".5pt">
                <v:stroke endarrow="block" joinstyle="miter"/>
              </v:shape>
            </w:pict>
          </mc:Fallback>
        </mc:AlternateContent>
      </w:r>
      <w:r w:rsidRPr="00713DEC">
        <w:rPr>
          <w:noProof/>
        </w:rPr>
        <mc:AlternateContent>
          <mc:Choice Requires="wps">
            <w:drawing>
              <wp:anchor distT="0" distB="0" distL="114300" distR="114300" simplePos="0" relativeHeight="251628032" behindDoc="0" locked="0" layoutInCell="1" allowOverlap="1" wp14:anchorId="4FBFB52C" wp14:editId="239AB2F3">
                <wp:simplePos x="0" y="0"/>
                <wp:positionH relativeFrom="column">
                  <wp:posOffset>1177290</wp:posOffset>
                </wp:positionH>
                <wp:positionV relativeFrom="paragraph">
                  <wp:posOffset>29845</wp:posOffset>
                </wp:positionV>
                <wp:extent cx="15240" cy="716280"/>
                <wp:effectExtent l="38100" t="0" r="60960" b="64770"/>
                <wp:wrapNone/>
                <wp:docPr id="876174729" name="Straight Arrow Connector 4"/>
                <wp:cNvGraphicFramePr/>
                <a:graphic xmlns:a="http://schemas.openxmlformats.org/drawingml/2006/main">
                  <a:graphicData uri="http://schemas.microsoft.com/office/word/2010/wordprocessingShape">
                    <wps:wsp>
                      <wps:cNvCnPr/>
                      <wps:spPr>
                        <a:xfrm>
                          <a:off x="0" y="0"/>
                          <a:ext cx="15240" cy="716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E48820" id="Straight Arrow Connector 4" o:spid="_x0000_s1026" type="#_x0000_t32" style="position:absolute;margin-left:92.7pt;margin-top:2.35pt;width:1.2pt;height:56.4pt;z-index:25162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" strokecolor="black [3200]" strokeweight=".5pt">
                <v:stroke endarrow="block" joinstyle="miter"/>
              </v:shape>
            </w:pict>
          </mc:Fallback>
        </mc:AlternateContent>
      </w:r>
    </w:p>
    <w:p w14:paraId="1A2A7C72" w14:textId="05728A1E" w:rsidR="007D40A8" w:rsidRPr="00713DEC" w:rsidRDefault="00606304" w:rsidP="000816C6">
      <w:pPr>
        <w:jc w:val="both"/>
      </w:pPr>
      <w:r w:rsidRPr="00713DEC">
        <w:rPr>
          <w:noProof/>
        </w:rPr>
        <mc:AlternateContent>
          <mc:Choice Requires="wps">
            <w:drawing>
              <wp:anchor distT="0" distB="0" distL="114300" distR="114300" simplePos="0" relativeHeight="251674112" behindDoc="0" locked="0" layoutInCell="1" allowOverlap="1" wp14:anchorId="43EC4B26" wp14:editId="771B8421">
                <wp:simplePos x="0" y="0"/>
                <wp:positionH relativeFrom="margin">
                  <wp:posOffset>3928110</wp:posOffset>
                </wp:positionH>
                <wp:positionV relativeFrom="paragraph">
                  <wp:posOffset>60325</wp:posOffset>
                </wp:positionV>
                <wp:extent cx="1348740" cy="251460"/>
                <wp:effectExtent l="0" t="0" r="22860" b="15240"/>
                <wp:wrapNone/>
                <wp:docPr id="1527550416" name="Text Box 20"/>
                <wp:cNvGraphicFramePr/>
                <a:graphic xmlns:a="http://schemas.openxmlformats.org/drawingml/2006/main">
                  <a:graphicData uri="http://schemas.microsoft.com/office/word/2010/wordprocessingShape">
                    <wps:wsp>
                      <wps:cNvSpPr txBox="1"/>
                      <wps:spPr>
                        <a:xfrm>
                          <a:off x="0" y="0"/>
                          <a:ext cx="134874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422F868" w14:textId="343A30F9" w:rsidR="007849B0" w:rsidRPr="00E91D21" w:rsidRDefault="00606304" w:rsidP="007849B0">
                            <w:pPr>
                              <w:jc w:val="center"/>
                              <w:rPr>
                                <w:b/>
                                <w:bCs/>
                                <w:sz w:val="18"/>
                                <w:szCs w:val="18"/>
                              </w:rPr>
                            </w:pPr>
                            <w:r>
                              <w:rPr>
                                <w:b/>
                                <w:bCs/>
                                <w:sz w:val="18"/>
                                <w:szCs w:val="18"/>
                              </w:rPr>
                              <w:t>(PPG + IMU + Temp)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C4B26" id="_x0000_s1032" type="#_x0000_t202" style="position:absolute;left:0;text-align:left;margin-left:309.3pt;margin-top:4.75pt;width:106.2pt;height:19.8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" fillcolor="white [3201]" strokecolor="white [3212]" strokeweight="1pt">
                <v:textbox>
                  <w:txbxContent>
                    <w:p w14:paraId="4422F868" w14:textId="343A30F9" w:rsidR="007849B0" w:rsidRPr="00E91D21" w:rsidRDefault="00606304" w:rsidP="007849B0">
                      <w:pPr>
                        <w:jc w:val="center"/>
                        <w:rPr>
                          <w:b/>
                          <w:bCs/>
                          <w:sz w:val="18"/>
                          <w:szCs w:val="18"/>
                        </w:rPr>
                      </w:pPr>
                      <w:r>
                        <w:rPr>
                          <w:b/>
                          <w:bCs/>
                          <w:sz w:val="18"/>
                          <w:szCs w:val="18"/>
                        </w:rPr>
                        <w:t>(PPG + IMU + Temp)</w:t>
                      </w:r>
                    </w:p>
                  </w:txbxContent>
                </v:textbox>
                <w10:wrap anchorx="margin"/>
              </v:shape>
            </w:pict>
          </mc:Fallback>
        </mc:AlternateContent>
      </w:r>
      <w:r w:rsidR="007849B0" w:rsidRPr="00713DEC">
        <w:rPr>
          <w:noProof/>
        </w:rPr>
        <mc:AlternateContent>
          <mc:Choice Requires="wps">
            <w:drawing>
              <wp:anchor distT="0" distB="0" distL="114300" distR="114300" simplePos="0" relativeHeight="251664896" behindDoc="0" locked="0" layoutInCell="1" allowOverlap="1" wp14:anchorId="521B39B0" wp14:editId="7B944807">
                <wp:simplePos x="0" y="0"/>
                <wp:positionH relativeFrom="margin">
                  <wp:posOffset>156210</wp:posOffset>
                </wp:positionH>
                <wp:positionV relativeFrom="paragraph">
                  <wp:posOffset>75565</wp:posOffset>
                </wp:positionV>
                <wp:extent cx="2385060" cy="251460"/>
                <wp:effectExtent l="0" t="0" r="15240" b="15240"/>
                <wp:wrapNone/>
                <wp:docPr id="1945815133" name="Text Box 20"/>
                <wp:cNvGraphicFramePr/>
                <a:graphic xmlns:a="http://schemas.openxmlformats.org/drawingml/2006/main">
                  <a:graphicData uri="http://schemas.microsoft.com/office/word/2010/wordprocessingShape">
                    <wps:wsp>
                      <wps:cNvSpPr txBox="1"/>
                      <wps:spPr>
                        <a:xfrm>
                          <a:off x="0" y="0"/>
                          <a:ext cx="238506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4BA9EA3" w14:textId="6C0A9222" w:rsidR="007849B0" w:rsidRPr="00E91D21" w:rsidRDefault="007849B0" w:rsidP="007849B0">
                            <w:pPr>
                              <w:jc w:val="center"/>
                              <w:rPr>
                                <w:b/>
                                <w:bCs/>
                                <w:sz w:val="18"/>
                                <w:szCs w:val="18"/>
                              </w:rPr>
                            </w:pPr>
                            <w:r>
                              <w:rPr>
                                <w:b/>
                                <w:bCs/>
                                <w:sz w:val="18"/>
                                <w:szCs w:val="18"/>
                              </w:rPr>
                              <w:t>BLE Stream: ECG + Chest IMU Frames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B39B0" id="_x0000_s1033" type="#_x0000_t202" style="position:absolute;left:0;text-align:left;margin-left:12.3pt;margin-top:5.95pt;width:187.8pt;height:19.8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" fillcolor="white [3201]" strokecolor="white [3212]" strokeweight="1pt">
                <v:textbox>
                  <w:txbxContent>
                    <w:p w14:paraId="04BA9EA3" w14:textId="6C0A9222" w:rsidR="007849B0" w:rsidRPr="00E91D21" w:rsidRDefault="007849B0" w:rsidP="007849B0">
                      <w:pPr>
                        <w:jc w:val="center"/>
                        <w:rPr>
                          <w:b/>
                          <w:bCs/>
                          <w:sz w:val="18"/>
                          <w:szCs w:val="18"/>
                        </w:rPr>
                      </w:pPr>
                      <w:r>
                        <w:rPr>
                          <w:b/>
                          <w:bCs/>
                          <w:sz w:val="18"/>
                          <w:szCs w:val="18"/>
                        </w:rPr>
                        <w:t>BLE Stream: ECG + Chest IMU Frames</w:t>
                      </w:r>
                    </w:p>
                  </w:txbxContent>
                </v:textbox>
                <w10:wrap anchorx="margin"/>
              </v:shape>
            </w:pict>
          </mc:Fallback>
        </mc:AlternateContent>
      </w:r>
      <w:r w:rsidR="007849B0" w:rsidRPr="00713DEC">
        <w:rPr>
          <w:noProof/>
        </w:rPr>
        <mc:AlternateContent>
          <mc:Choice Requires="wps">
            <w:drawing>
              <wp:anchor distT="0" distB="0" distL="114300" distR="114300" simplePos="0" relativeHeight="251667968" behindDoc="0" locked="0" layoutInCell="1" allowOverlap="1" wp14:anchorId="4AD0325D" wp14:editId="1742EC00">
                <wp:simplePos x="0" y="0"/>
                <wp:positionH relativeFrom="margin">
                  <wp:posOffset>2571750</wp:posOffset>
                </wp:positionH>
                <wp:positionV relativeFrom="paragraph">
                  <wp:posOffset>113665</wp:posOffset>
                </wp:positionV>
                <wp:extent cx="990600" cy="251460"/>
                <wp:effectExtent l="0" t="0" r="19050" b="15240"/>
                <wp:wrapNone/>
                <wp:docPr id="1710736960"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E7E651B" w14:textId="6CD62ED6" w:rsidR="007849B0" w:rsidRPr="00E91D21" w:rsidRDefault="00606304" w:rsidP="007849B0">
                            <w:pPr>
                              <w:jc w:val="center"/>
                              <w:rPr>
                                <w:b/>
                                <w:bCs/>
                                <w:sz w:val="18"/>
                                <w:szCs w:val="18"/>
                              </w:rPr>
                            </w:pPr>
                            <w:r>
                              <w:rPr>
                                <w:b/>
                                <w:bCs/>
                                <w:sz w:val="18"/>
                                <w:szCs w:val="18"/>
                              </w:rPr>
                              <w:t>Time 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0325D" id="_x0000_s1034" type="#_x0000_t202" style="position:absolute;left:0;text-align:left;margin-left:202.5pt;margin-top:8.95pt;width:78pt;height:19.8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" fillcolor="white [3201]" strokecolor="white [3212]" strokeweight="1pt">
                <v:textbox>
                  <w:txbxContent>
                    <w:p w14:paraId="1E7E651B" w14:textId="6CD62ED6" w:rsidR="007849B0" w:rsidRPr="00E91D21" w:rsidRDefault="00606304" w:rsidP="007849B0">
                      <w:pPr>
                        <w:jc w:val="center"/>
                        <w:rPr>
                          <w:b/>
                          <w:bCs/>
                          <w:sz w:val="18"/>
                          <w:szCs w:val="18"/>
                        </w:rPr>
                      </w:pPr>
                      <w:r>
                        <w:rPr>
                          <w:b/>
                          <w:bCs/>
                          <w:sz w:val="18"/>
                          <w:szCs w:val="18"/>
                        </w:rPr>
                        <w:t>Time Stamp</w:t>
                      </w:r>
                    </w:p>
                  </w:txbxContent>
                </v:textbox>
                <w10:wrap anchorx="margin"/>
              </v:shape>
            </w:pict>
          </mc:Fallback>
        </mc:AlternateContent>
      </w:r>
      <w:del w:id="9" w:author="Microsoft Word" w:date="2025-12-21T20:29:00Z" w16du:dateUtc="2025-12-21T17:29:00Z">
        <w:r w:rsidR="007849B0" w:rsidRPr="00713DEC">
          <w:rPr>
            <w:noProof/>
          </w:rPr>
          <mc:AlternateContent>
            <mc:Choice Requires="wps">
              <w:drawing>
                <wp:anchor distT="0" distB="0" distL="114300" distR="114300" simplePos="0" relativeHeight="251671040" behindDoc="0" locked="0" layoutInCell="1" allowOverlap="1" wp14:anchorId="7FF87AD3" wp14:editId="370135F2">
                  <wp:simplePos x="0" y="0"/>
                  <wp:positionH relativeFrom="margin">
                    <wp:posOffset>4057650</wp:posOffset>
                  </wp:positionH>
                  <wp:positionV relativeFrom="paragraph">
                    <wp:posOffset>60325</wp:posOffset>
                  </wp:positionV>
                  <wp:extent cx="990600" cy="251460"/>
                  <wp:effectExtent l="0" t="0" r="19050" b="15240"/>
                  <wp:wrapNone/>
                  <wp:docPr id="2040516452"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B9EBD57" w14:textId="77777777" w:rsidR="007849B0" w:rsidRPr="00E91D21" w:rsidRDefault="007849B0" w:rsidP="007849B0">
                              <w:pPr>
                                <w:jc w:val="center"/>
                                <w:rPr>
                                  <w:b/>
                                  <w:bCs/>
                                  <w:sz w:val="18"/>
                                  <w:szCs w:val="18"/>
                                </w:rPr>
                              </w:pPr>
                              <w:r w:rsidRPr="00E91D21">
                                <w:rPr>
                                  <w:b/>
                                  <w:bCs/>
                                  <w:sz w:val="18"/>
                                  <w:szCs w:val="18"/>
                                </w:rPr>
                                <w:t>R Peak, ECG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87AD3" id="_x0000_s1035" type="#_x0000_t202" style="position:absolute;left:0;text-align:left;margin-left:319.5pt;margin-top:4.75pt;width:78pt;height:19.8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" fillcolor="white [3201]" strokecolor="white [3212]" strokeweight="1pt">
                  <v:textbox>
                    <w:txbxContent>
                      <w:p w14:paraId="4B9EBD57" w14:textId="77777777" w:rsidR="007849B0" w:rsidRPr="00E91D21" w:rsidRDefault="007849B0" w:rsidP="007849B0">
                        <w:pPr>
                          <w:jc w:val="center"/>
                          <w:rPr>
                            <w:b/>
                            <w:bCs/>
                            <w:sz w:val="18"/>
                            <w:szCs w:val="18"/>
                          </w:rPr>
                        </w:pPr>
                        <w:r w:rsidRPr="00E91D21">
                          <w:rPr>
                            <w:b/>
                            <w:bCs/>
                            <w:sz w:val="18"/>
                            <w:szCs w:val="18"/>
                          </w:rPr>
                          <w:t>R Peak, ECG</w:t>
                        </w:r>
                      </w:p>
                    </w:txbxContent>
                  </v:textbox>
                  <w10:wrap anchorx="margin"/>
                </v:shape>
              </w:pict>
            </mc:Fallback>
          </mc:AlternateContent>
        </w:r>
      </w:del>
    </w:p>
    <w:p w14:paraId="4D199D31" w14:textId="77A8CF16" w:rsidR="007D40A8" w:rsidRPr="00713DEC" w:rsidRDefault="007D40A8" w:rsidP="000816C6">
      <w:pPr>
        <w:jc w:val="both"/>
      </w:pPr>
    </w:p>
    <w:p w14:paraId="08899771" w14:textId="24D2DC73" w:rsidR="007D40A8" w:rsidRPr="00713DEC" w:rsidRDefault="007D40A8" w:rsidP="000816C6">
      <w:pPr>
        <w:jc w:val="both"/>
      </w:pPr>
    </w:p>
    <w:p w14:paraId="49EF92AF" w14:textId="485FE093" w:rsidR="007D40A8" w:rsidRPr="00713DEC" w:rsidRDefault="00606304" w:rsidP="000816C6">
      <w:pPr>
        <w:jc w:val="both"/>
      </w:pPr>
      <w:r w:rsidRPr="00713DEC">
        <w:rPr>
          <w:noProof/>
        </w:rPr>
        <mc:AlternateContent>
          <mc:Choice Requires="wps">
            <w:drawing>
              <wp:anchor distT="0" distB="0" distL="114300" distR="114300" simplePos="0" relativeHeight="251677184" behindDoc="0" locked="0" layoutInCell="1" allowOverlap="1" wp14:anchorId="5A7EAD3B" wp14:editId="5484C0E6">
                <wp:simplePos x="0" y="0"/>
                <wp:positionH relativeFrom="column">
                  <wp:posOffset>1101090</wp:posOffset>
                </wp:positionH>
                <wp:positionV relativeFrom="paragraph">
                  <wp:posOffset>144780</wp:posOffset>
                </wp:positionV>
                <wp:extent cx="4030980" cy="297180"/>
                <wp:effectExtent l="0" t="0" r="0" b="7620"/>
                <wp:wrapNone/>
                <wp:docPr id="1017602441" name="Text Box 23"/>
                <wp:cNvGraphicFramePr/>
                <a:graphic xmlns:a="http://schemas.openxmlformats.org/drawingml/2006/main">
                  <a:graphicData uri="http://schemas.microsoft.com/office/word/2010/wordprocessingShape">
                    <wps:wsp>
                      <wps:cNvSpPr txBox="1"/>
                      <wps:spPr>
                        <a:xfrm>
                          <a:off x="0" y="0"/>
                          <a:ext cx="403098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74C4D0" w14:textId="141592F0" w:rsidR="00606304" w:rsidRPr="00606304" w:rsidRDefault="00606304" w:rsidP="00606304">
                            <w:pPr>
                              <w:jc w:val="center"/>
                              <w:rPr>
                                <w:b/>
                                <w:bCs/>
                              </w:rPr>
                            </w:pPr>
                            <w:r w:rsidRPr="00606304">
                              <w:rPr>
                                <w:b/>
                                <w:bCs/>
                              </w:rPr>
                              <w:t>Wrist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7EAD3B" id="Text Box 23" o:spid="_x0000_s1036" type="#_x0000_t202" style="position:absolute;left:0;text-align:left;margin-left:86.7pt;margin-top:11.4pt;width:317.4pt;height:23.4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" filled="f" stroked="f">
                <v:textbox>
                  <w:txbxContent>
                    <w:p w14:paraId="0574C4D0" w14:textId="141592F0" w:rsidR="00606304" w:rsidRPr="00606304" w:rsidRDefault="00606304" w:rsidP="00606304">
                      <w:pPr>
                        <w:jc w:val="center"/>
                        <w:rPr>
                          <w:b/>
                          <w:bCs/>
                        </w:rPr>
                      </w:pPr>
                      <w:r w:rsidRPr="00606304">
                        <w:rPr>
                          <w:b/>
                          <w:bCs/>
                        </w:rPr>
                        <w:t>Wrist Module</w:t>
                      </w:r>
                    </w:p>
                  </w:txbxContent>
                </v:textbox>
              </v:shape>
            </w:pict>
          </mc:Fallback>
        </mc:AlternateContent>
      </w:r>
      <w:r w:rsidR="007D40A8" w:rsidRPr="00713DEC">
        <w:rPr>
          <w:noProof/>
        </w:rPr>
        <mc:AlternateContent>
          <mc:Choice Requires="wps">
            <w:drawing>
              <wp:anchor distT="0" distB="0" distL="114300" distR="114300" simplePos="0" relativeHeight="251609600" behindDoc="0" locked="0" layoutInCell="1" allowOverlap="1" wp14:anchorId="1035C000" wp14:editId="2A1C9DFA">
                <wp:simplePos x="0" y="0"/>
                <wp:positionH relativeFrom="margin">
                  <wp:posOffset>963930</wp:posOffset>
                </wp:positionH>
                <wp:positionV relativeFrom="paragraph">
                  <wp:posOffset>38100</wp:posOffset>
                </wp:positionV>
                <wp:extent cx="4282440" cy="518160"/>
                <wp:effectExtent l="0" t="0" r="22860" b="15240"/>
                <wp:wrapNone/>
                <wp:docPr id="1484897832" name="Rectangle: Rounded Corners 1"/>
                <wp:cNvGraphicFramePr/>
                <a:graphic xmlns:a="http://schemas.openxmlformats.org/drawingml/2006/main">
                  <a:graphicData uri="http://schemas.microsoft.com/office/word/2010/wordprocessingShape">
                    <wps:wsp>
                      <wps:cNvSpPr/>
                      <wps:spPr>
                        <a:xfrm>
                          <a:off x="0" y="0"/>
                          <a:ext cx="428244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4FC530" id="Rectangle: Rounded Corners 1" o:spid="_x0000_s1026" style="position:absolute;margin-left:75.9pt;margin-top:3pt;width:337.2pt;height:40.8pt;z-index:25160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" fillcolor="white [3201]" strokecolor="black [3200]" strokeweight="1pt">
                <v:stroke joinstyle="miter"/>
                <w10:wrap anchorx="margin"/>
              </v:roundrect>
            </w:pict>
          </mc:Fallback>
        </mc:AlternateContent>
      </w:r>
    </w:p>
    <w:p w14:paraId="1F4EF9D2" w14:textId="77777777" w:rsidR="007D40A8" w:rsidRPr="00713DEC" w:rsidRDefault="007D40A8" w:rsidP="000816C6">
      <w:pPr>
        <w:jc w:val="both"/>
      </w:pPr>
    </w:p>
    <w:p w14:paraId="338DC3F2" w14:textId="77777777" w:rsidR="007D40A8" w:rsidRPr="00713DEC" w:rsidRDefault="007D40A8" w:rsidP="000816C6">
      <w:pPr>
        <w:jc w:val="both"/>
      </w:pPr>
    </w:p>
    <w:p w14:paraId="623ED3B4" w14:textId="5A177648" w:rsidR="007D40A8" w:rsidRPr="00713DEC" w:rsidRDefault="00B051DC" w:rsidP="000816C6">
      <w:pPr>
        <w:jc w:val="both"/>
      </w:pPr>
      <w:r>
        <w:rPr>
          <w:noProof/>
        </w:rPr>
        <mc:AlternateContent>
          <mc:Choice Requires="wps">
            <w:drawing>
              <wp:anchor distT="0" distB="0" distL="114300" distR="114300" simplePos="0" relativeHeight="251698688" behindDoc="0" locked="0" layoutInCell="1" allowOverlap="1" wp14:anchorId="7626D7FD" wp14:editId="0BA4BC31">
                <wp:simplePos x="0" y="0"/>
                <wp:positionH relativeFrom="margin">
                  <wp:posOffset>2404110</wp:posOffset>
                </wp:positionH>
                <wp:positionV relativeFrom="paragraph">
                  <wp:posOffset>129540</wp:posOffset>
                </wp:positionV>
                <wp:extent cx="1219200" cy="251460"/>
                <wp:effectExtent l="0" t="0" r="19050" b="15240"/>
                <wp:wrapNone/>
                <wp:docPr id="1327629784" name="Text Box 20"/>
                <wp:cNvGraphicFramePr/>
                <a:graphic xmlns:a="http://schemas.openxmlformats.org/drawingml/2006/main">
                  <a:graphicData uri="http://schemas.microsoft.com/office/word/2010/wordprocessingShape">
                    <wps:wsp>
                      <wps:cNvSpPr txBox="1"/>
                      <wps:spPr>
                        <a:xfrm>
                          <a:off x="0" y="0"/>
                          <a:ext cx="12192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8F8BF48" w14:textId="3F08370F" w:rsidR="00B051DC" w:rsidRPr="00E91D21" w:rsidRDefault="001F5469" w:rsidP="00B051DC">
                            <w:pPr>
                              <w:jc w:val="center"/>
                              <w:rPr>
                                <w:b/>
                                <w:bCs/>
                                <w:sz w:val="18"/>
                                <w:szCs w:val="18"/>
                              </w:rPr>
                            </w:pPr>
                            <w:r>
                              <w:rPr>
                                <w:b/>
                                <w:bCs/>
                                <w:sz w:val="18"/>
                                <w:szCs w:val="18"/>
                              </w:rPr>
                              <w:t>BLE Notifications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6D7FD" id="_x0000_s1037" type="#_x0000_t202" style="position:absolute;left:0;text-align:left;margin-left:189.3pt;margin-top:10.2pt;width:96pt;height:19.8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" fillcolor="white [3201]" strokecolor="white [3212]" strokeweight="1pt">
                <v:textbox>
                  <w:txbxContent>
                    <w:p w14:paraId="58F8BF48" w14:textId="3F08370F" w:rsidR="00B051DC" w:rsidRPr="00E91D21" w:rsidRDefault="001F5469" w:rsidP="00B051DC">
                      <w:pPr>
                        <w:jc w:val="center"/>
                        <w:rPr>
                          <w:b/>
                          <w:bCs/>
                          <w:sz w:val="18"/>
                          <w:szCs w:val="18"/>
                        </w:rPr>
                      </w:pPr>
                      <w:r>
                        <w:rPr>
                          <w:b/>
                          <w:bCs/>
                          <w:sz w:val="18"/>
                          <w:szCs w:val="18"/>
                        </w:rPr>
                        <w:t>BLE Notifications</w:t>
                      </w:r>
                    </w:p>
                  </w:txbxContent>
                </v:textbox>
                <w10:wrap anchorx="margin"/>
              </v:shape>
            </w:pict>
          </mc:Fallback>
        </mc:AlternateContent>
      </w:r>
      <w:r>
        <w:rPr>
          <w:noProof/>
        </w:rPr>
        <mc:AlternateContent>
          <mc:Choice Requires="wps">
            <w:drawing>
              <wp:anchor distT="0" distB="0" distL="114300" distR="114300" simplePos="0" relativeHeight="251686400" behindDoc="0" locked="0" layoutInCell="1" allowOverlap="1" wp14:anchorId="38EFA7DA" wp14:editId="43122A6B">
                <wp:simplePos x="0" y="0"/>
                <wp:positionH relativeFrom="column">
                  <wp:posOffset>2960370</wp:posOffset>
                </wp:positionH>
                <wp:positionV relativeFrom="paragraph">
                  <wp:posOffset>38100</wp:posOffset>
                </wp:positionV>
                <wp:extent cx="7620" cy="487680"/>
                <wp:effectExtent l="38100" t="0" r="68580" b="64770"/>
                <wp:wrapNone/>
                <wp:docPr id="758182042" name="Straight Arrow Connector 24"/>
                <wp:cNvGraphicFramePr/>
                <a:graphic xmlns:a="http://schemas.openxmlformats.org/drawingml/2006/main">
                  <a:graphicData uri="http://schemas.microsoft.com/office/word/2010/wordprocessingShape">
                    <wps:wsp>
                      <wps:cNvCnPr/>
                      <wps:spPr>
                        <a:xfrm>
                          <a:off x="0" y="0"/>
                          <a:ext cx="7620" cy="487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7543E" id="Straight Arrow Connector 24" o:spid="_x0000_s1026" type="#_x0000_t32" style="position:absolute;margin-left:233.1pt;margin-top:3pt;width:.6pt;height:38.4pt;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" strokecolor="black [3200]" strokeweight=".5pt">
                <v:stroke endarrow="block" joinstyle="miter"/>
              </v:shape>
            </w:pict>
          </mc:Fallback>
        </mc:AlternateContent>
      </w:r>
    </w:p>
    <w:p w14:paraId="5694DD1A" w14:textId="77777777" w:rsidR="007D40A8" w:rsidRPr="00713DEC" w:rsidRDefault="007D40A8" w:rsidP="000816C6">
      <w:pPr>
        <w:jc w:val="both"/>
      </w:pPr>
    </w:p>
    <w:p w14:paraId="31F365CC" w14:textId="0E0DE418" w:rsidR="007D40A8" w:rsidRPr="00713DEC" w:rsidRDefault="007D40A8" w:rsidP="000816C6">
      <w:pPr>
        <w:jc w:val="both"/>
      </w:pPr>
    </w:p>
    <w:p w14:paraId="2CB313EC" w14:textId="1F81648A" w:rsidR="007D40A8" w:rsidRPr="00713DEC" w:rsidRDefault="001F5469" w:rsidP="000816C6">
      <w:pPr>
        <w:jc w:val="both"/>
      </w:pPr>
      <w:r>
        <w:rPr>
          <w:noProof/>
        </w:rPr>
        <mc:AlternateContent>
          <mc:Choice Requires="wps">
            <w:drawing>
              <wp:anchor distT="0" distB="0" distL="114300" distR="114300" simplePos="0" relativeHeight="251710976" behindDoc="0" locked="0" layoutInCell="1" allowOverlap="1" wp14:anchorId="41FAB3A9" wp14:editId="4DE5C9F6">
                <wp:simplePos x="0" y="0"/>
                <wp:positionH relativeFrom="column">
                  <wp:posOffset>2282190</wp:posOffset>
                </wp:positionH>
                <wp:positionV relativeFrom="paragraph">
                  <wp:posOffset>68580</wp:posOffset>
                </wp:positionV>
                <wp:extent cx="1470660" cy="411480"/>
                <wp:effectExtent l="0" t="0" r="0" b="7620"/>
                <wp:wrapNone/>
                <wp:docPr id="1582548702" name="Text Box 29"/>
                <wp:cNvGraphicFramePr/>
                <a:graphic xmlns:a="http://schemas.openxmlformats.org/drawingml/2006/main">
                  <a:graphicData uri="http://schemas.microsoft.com/office/word/2010/wordprocessingShape">
                    <wps:wsp>
                      <wps:cNvSpPr txBox="1"/>
                      <wps:spPr>
                        <a:xfrm>
                          <a:off x="0" y="0"/>
                          <a:ext cx="1470660" cy="411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BDA360" w14:textId="77777777" w:rsidR="006763E0" w:rsidRPr="006763E0" w:rsidRDefault="001F5469" w:rsidP="00623BCA">
                            <w:pPr>
                              <w:jc w:val="center"/>
                              <w:rPr>
                                <w:b/>
                                <w:bCs/>
                                <w:sz w:val="18"/>
                                <w:szCs w:val="18"/>
                              </w:rPr>
                            </w:pPr>
                            <w:r w:rsidRPr="006763E0">
                              <w:rPr>
                                <w:b/>
                                <w:bCs/>
                                <w:sz w:val="18"/>
                                <w:szCs w:val="18"/>
                              </w:rPr>
                              <w:t>Mobile Application</w:t>
                            </w:r>
                            <w:r w:rsidR="002E4B8D" w:rsidRPr="006763E0">
                              <w:rPr>
                                <w:b/>
                                <w:bCs/>
                                <w:sz w:val="18"/>
                                <w:szCs w:val="18"/>
                              </w:rPr>
                              <w:t xml:space="preserve"> </w:t>
                            </w:r>
                          </w:p>
                          <w:p w14:paraId="13FE8F34" w14:textId="4E9B1691" w:rsidR="001F5469" w:rsidRPr="006763E0" w:rsidRDefault="002E4B8D" w:rsidP="00623BCA">
                            <w:pPr>
                              <w:jc w:val="center"/>
                              <w:rPr>
                                <w:b/>
                                <w:bCs/>
                              </w:rPr>
                            </w:pPr>
                            <w:r w:rsidRPr="006763E0">
                              <w:rPr>
                                <w:b/>
                                <w:bCs/>
                                <w:sz w:val="18"/>
                                <w:szCs w:val="18"/>
                              </w:rPr>
                              <w:t>(BLE Gate</w:t>
                            </w:r>
                            <w:r w:rsidR="00623BCA" w:rsidRPr="006763E0">
                              <w:rPr>
                                <w:b/>
                                <w:bCs/>
                                <w:sz w:val="18"/>
                                <w:szCs w:val="18"/>
                              </w:rPr>
                              <w:t>way +</w:t>
                            </w:r>
                            <w:r w:rsidR="00623BCA" w:rsidRPr="006763E0">
                              <w:rPr>
                                <w:b/>
                                <w:bCs/>
                              </w:rPr>
                              <w:t xml:space="preserve"> </w:t>
                            </w:r>
                            <w:r w:rsidR="00623BCA" w:rsidRPr="006763E0">
                              <w:rPr>
                                <w:b/>
                                <w:bCs/>
                                <w:sz w:val="18"/>
                                <w:szCs w:val="18"/>
                              </w:rPr>
                              <w:t>Storage</w:t>
                            </w:r>
                            <w:r w:rsidRPr="006763E0">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AB3A9" id="Text Box 29" o:spid="_x0000_s1038" type="#_x0000_t202" style="position:absolute;left:0;text-align:left;margin-left:179.7pt;margin-top:5.4pt;width:115.8pt;height:32.4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" filled="f" stroked="f">
                <v:textbox>
                  <w:txbxContent>
                    <w:p w14:paraId="2EBDA360" w14:textId="77777777" w:rsidR="006763E0" w:rsidRPr="006763E0" w:rsidRDefault="001F5469" w:rsidP="00623BCA">
                      <w:pPr>
                        <w:jc w:val="center"/>
                        <w:rPr>
                          <w:b/>
                          <w:bCs/>
                          <w:sz w:val="18"/>
                          <w:szCs w:val="18"/>
                        </w:rPr>
                      </w:pPr>
                      <w:r w:rsidRPr="006763E0">
                        <w:rPr>
                          <w:b/>
                          <w:bCs/>
                          <w:sz w:val="18"/>
                          <w:szCs w:val="18"/>
                        </w:rPr>
                        <w:t>Mobile Application</w:t>
                      </w:r>
                      <w:r w:rsidR="002E4B8D" w:rsidRPr="006763E0">
                        <w:rPr>
                          <w:b/>
                          <w:bCs/>
                          <w:sz w:val="18"/>
                          <w:szCs w:val="18"/>
                        </w:rPr>
                        <w:t xml:space="preserve"> </w:t>
                      </w:r>
                    </w:p>
                    <w:p w14:paraId="13FE8F34" w14:textId="4E9B1691" w:rsidR="001F5469" w:rsidRPr="006763E0" w:rsidRDefault="002E4B8D" w:rsidP="00623BCA">
                      <w:pPr>
                        <w:jc w:val="center"/>
                        <w:rPr>
                          <w:b/>
                          <w:bCs/>
                        </w:rPr>
                      </w:pPr>
                      <w:r w:rsidRPr="006763E0">
                        <w:rPr>
                          <w:b/>
                          <w:bCs/>
                          <w:sz w:val="18"/>
                          <w:szCs w:val="18"/>
                        </w:rPr>
                        <w:t>(BLE Gate</w:t>
                      </w:r>
                      <w:r w:rsidR="00623BCA" w:rsidRPr="006763E0">
                        <w:rPr>
                          <w:b/>
                          <w:bCs/>
                          <w:sz w:val="18"/>
                          <w:szCs w:val="18"/>
                        </w:rPr>
                        <w:t>way +</w:t>
                      </w:r>
                      <w:r w:rsidR="00623BCA" w:rsidRPr="006763E0">
                        <w:rPr>
                          <w:b/>
                          <w:bCs/>
                        </w:rPr>
                        <w:t xml:space="preserve"> </w:t>
                      </w:r>
                      <w:r w:rsidR="00623BCA" w:rsidRPr="006763E0">
                        <w:rPr>
                          <w:b/>
                          <w:bCs/>
                          <w:sz w:val="18"/>
                          <w:szCs w:val="18"/>
                        </w:rPr>
                        <w:t>Storage</w:t>
                      </w:r>
                      <w:r w:rsidRPr="006763E0">
                        <w:rPr>
                          <w:b/>
                          <w:bCs/>
                          <w:sz w:val="18"/>
                          <w:szCs w:val="18"/>
                        </w:rPr>
                        <w:t>)</w:t>
                      </w:r>
                    </w:p>
                  </w:txbxContent>
                </v:textbox>
              </v:shape>
            </w:pict>
          </mc:Fallback>
        </mc:AlternateContent>
      </w:r>
      <w:r w:rsidR="00B051DC">
        <w:rPr>
          <w:noProof/>
        </w:rPr>
        <mc:AlternateContent>
          <mc:Choice Requires="wps">
            <w:drawing>
              <wp:anchor distT="0" distB="0" distL="114300" distR="114300" simplePos="0" relativeHeight="251612672" behindDoc="0" locked="0" layoutInCell="1" allowOverlap="1" wp14:anchorId="4449611F" wp14:editId="64BCAF7C">
                <wp:simplePos x="0" y="0"/>
                <wp:positionH relativeFrom="margin">
                  <wp:align>center</wp:align>
                </wp:positionH>
                <wp:positionV relativeFrom="paragraph">
                  <wp:posOffset>7620</wp:posOffset>
                </wp:positionV>
                <wp:extent cx="1645920" cy="518160"/>
                <wp:effectExtent l="0" t="0" r="11430" b="15240"/>
                <wp:wrapNone/>
                <wp:docPr id="950662885" name="Rectangle: Rounded Corners 1"/>
                <wp:cNvGraphicFramePr/>
                <a:graphic xmlns:a="http://schemas.openxmlformats.org/drawingml/2006/main">
                  <a:graphicData uri="http://schemas.microsoft.com/office/word/2010/wordprocessingShape">
                    <wps:wsp>
                      <wps:cNvSpPr/>
                      <wps:spPr>
                        <a:xfrm>
                          <a:off x="0" y="0"/>
                          <a:ext cx="164592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AE765" id="Rectangle: Rounded Corners 1" o:spid="_x0000_s1026" style="position:absolute;margin-left:0;margin-top:.6pt;width:129.6pt;height:40.8pt;z-index:251612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" fillcolor="white [3201]" strokecolor="black [3200]" strokeweight="1pt">
                <v:stroke joinstyle="miter"/>
                <w10:wrap anchorx="margin"/>
              </v:roundrect>
            </w:pict>
          </mc:Fallback>
        </mc:AlternateContent>
      </w:r>
    </w:p>
    <w:p w14:paraId="1BA31F68" w14:textId="77777777" w:rsidR="007D40A8" w:rsidRPr="00713DEC" w:rsidRDefault="007D40A8" w:rsidP="000816C6">
      <w:pPr>
        <w:jc w:val="both"/>
      </w:pPr>
    </w:p>
    <w:p w14:paraId="6E0359C7" w14:textId="205887C1" w:rsidR="007D40A8" w:rsidRPr="00713DEC" w:rsidRDefault="007D40A8" w:rsidP="000816C6">
      <w:pPr>
        <w:jc w:val="both"/>
      </w:pPr>
    </w:p>
    <w:p w14:paraId="12C8E090" w14:textId="339B4F18" w:rsidR="007D40A8" w:rsidRPr="00713DEC" w:rsidRDefault="001F5469" w:rsidP="000816C6">
      <w:pPr>
        <w:jc w:val="both"/>
      </w:pPr>
      <w:r>
        <w:rPr>
          <w:noProof/>
        </w:rPr>
        <mc:AlternateContent>
          <mc:Choice Requires="wps">
            <w:drawing>
              <wp:anchor distT="0" distB="0" distL="114300" distR="114300" simplePos="0" relativeHeight="251701760" behindDoc="0" locked="0" layoutInCell="1" allowOverlap="1" wp14:anchorId="151A9CE7" wp14:editId="6DBBA232">
                <wp:simplePos x="0" y="0"/>
                <wp:positionH relativeFrom="margin">
                  <wp:posOffset>2084070</wp:posOffset>
                </wp:positionH>
                <wp:positionV relativeFrom="paragraph">
                  <wp:posOffset>106680</wp:posOffset>
                </wp:positionV>
                <wp:extent cx="1912620" cy="251460"/>
                <wp:effectExtent l="0" t="0" r="11430" b="15240"/>
                <wp:wrapNone/>
                <wp:docPr id="1003133256" name="Text Box 20"/>
                <wp:cNvGraphicFramePr/>
                <a:graphic xmlns:a="http://schemas.openxmlformats.org/drawingml/2006/main">
                  <a:graphicData uri="http://schemas.microsoft.com/office/word/2010/wordprocessingShape">
                    <wps:wsp>
                      <wps:cNvSpPr txBox="1"/>
                      <wps:spPr>
                        <a:xfrm>
                          <a:off x="0" y="0"/>
                          <a:ext cx="191262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9D4503C" w14:textId="60DBC9B8" w:rsidR="001F5469" w:rsidRPr="00E91D21" w:rsidRDefault="001F5469" w:rsidP="001F5469">
                            <w:pPr>
                              <w:jc w:val="center"/>
                              <w:rPr>
                                <w:b/>
                                <w:bCs/>
                                <w:sz w:val="18"/>
                                <w:szCs w:val="18"/>
                              </w:rPr>
                            </w:pPr>
                            <w:r>
                              <w:rPr>
                                <w:b/>
                                <w:bCs/>
                                <w:sz w:val="18"/>
                                <w:szCs w:val="18"/>
                              </w:rPr>
                              <w:t>HTTPS Upload (Session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A9CE7" id="_x0000_s1039" type="#_x0000_t202" style="position:absolute;left:0;text-align:left;margin-left:164.1pt;margin-top:8.4pt;width:150.6pt;height:19.8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" fillcolor="white [3201]" strokecolor="white [3212]" strokeweight="1pt">
                <v:textbox>
                  <w:txbxContent>
                    <w:p w14:paraId="49D4503C" w14:textId="60DBC9B8" w:rsidR="001F5469" w:rsidRPr="00E91D21" w:rsidRDefault="001F5469" w:rsidP="001F5469">
                      <w:pPr>
                        <w:jc w:val="center"/>
                        <w:rPr>
                          <w:b/>
                          <w:bCs/>
                          <w:sz w:val="18"/>
                          <w:szCs w:val="18"/>
                        </w:rPr>
                      </w:pPr>
                      <w:r>
                        <w:rPr>
                          <w:b/>
                          <w:bCs/>
                          <w:sz w:val="18"/>
                          <w:szCs w:val="18"/>
                        </w:rPr>
                        <w:t>HTTPS Upload (Session Data)</w:t>
                      </w:r>
                    </w:p>
                  </w:txbxContent>
                </v:textbox>
                <w10:wrap anchorx="margin"/>
              </v:shape>
            </w:pict>
          </mc:Fallback>
        </mc:AlternateContent>
      </w:r>
      <w:r w:rsidR="00B051DC">
        <w:rPr>
          <w:noProof/>
        </w:rPr>
        <mc:AlternateContent>
          <mc:Choice Requires="wps">
            <w:drawing>
              <wp:anchor distT="0" distB="0" distL="114300" distR="114300" simplePos="0" relativeHeight="251689472" behindDoc="0" locked="0" layoutInCell="1" allowOverlap="1" wp14:anchorId="461D7864" wp14:editId="7B07E525">
                <wp:simplePos x="0" y="0"/>
                <wp:positionH relativeFrom="column">
                  <wp:posOffset>2975610</wp:posOffset>
                </wp:positionH>
                <wp:positionV relativeFrom="paragraph">
                  <wp:posOffset>7620</wp:posOffset>
                </wp:positionV>
                <wp:extent cx="7620" cy="548640"/>
                <wp:effectExtent l="38100" t="0" r="68580" b="60960"/>
                <wp:wrapNone/>
                <wp:docPr id="1881572842" name="Straight Arrow Connector 25"/>
                <wp:cNvGraphicFramePr/>
                <a:graphic xmlns:a="http://schemas.openxmlformats.org/drawingml/2006/main">
                  <a:graphicData uri="http://schemas.microsoft.com/office/word/2010/wordprocessingShape">
                    <wps:wsp>
                      <wps:cNvCnPr/>
                      <wps:spPr>
                        <a:xfrm>
                          <a:off x="0" y="0"/>
                          <a:ext cx="762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7F0E8" id="Straight Arrow Connector 25" o:spid="_x0000_s1026" type="#_x0000_t32" style="position:absolute;margin-left:234.3pt;margin-top:.6pt;width:.6pt;height:43.2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" strokecolor="black [3200]" strokeweight=".5pt">
                <v:stroke endarrow="block" joinstyle="miter"/>
              </v:shape>
            </w:pict>
          </mc:Fallback>
        </mc:AlternateContent>
      </w:r>
    </w:p>
    <w:p w14:paraId="3B299794" w14:textId="4E2319A3" w:rsidR="007D40A8" w:rsidRPr="00713DEC" w:rsidRDefault="007D40A8" w:rsidP="000816C6">
      <w:pPr>
        <w:jc w:val="both"/>
      </w:pPr>
    </w:p>
    <w:p w14:paraId="7CB0B2F7" w14:textId="4B25DDDA" w:rsidR="007D40A8" w:rsidRPr="00713DEC" w:rsidRDefault="007D40A8" w:rsidP="000816C6">
      <w:pPr>
        <w:jc w:val="both"/>
      </w:pPr>
    </w:p>
    <w:p w14:paraId="1215CE70" w14:textId="2DFE498C" w:rsidR="007D40A8" w:rsidRPr="00713DEC" w:rsidRDefault="004A1EFB" w:rsidP="000816C6">
      <w:pPr>
        <w:jc w:val="both"/>
      </w:pPr>
      <w:r>
        <w:rPr>
          <w:noProof/>
        </w:rPr>
        <mc:AlternateContent>
          <mc:Choice Requires="wps">
            <w:drawing>
              <wp:anchor distT="0" distB="0" distL="114300" distR="114300" simplePos="0" relativeHeight="251714048" behindDoc="0" locked="0" layoutInCell="1" allowOverlap="1" wp14:anchorId="5A87295C" wp14:editId="06985940">
                <wp:simplePos x="0" y="0"/>
                <wp:positionH relativeFrom="column">
                  <wp:posOffset>2305050</wp:posOffset>
                </wp:positionH>
                <wp:positionV relativeFrom="paragraph">
                  <wp:posOffset>68580</wp:posOffset>
                </wp:positionV>
                <wp:extent cx="1470660" cy="411480"/>
                <wp:effectExtent l="0" t="0" r="0" b="7620"/>
                <wp:wrapNone/>
                <wp:docPr id="1112607515" name="Text Box 29"/>
                <wp:cNvGraphicFramePr/>
                <a:graphic xmlns:a="http://schemas.openxmlformats.org/drawingml/2006/main">
                  <a:graphicData uri="http://schemas.microsoft.com/office/word/2010/wordprocessingShape">
                    <wps:wsp>
                      <wps:cNvSpPr txBox="1"/>
                      <wps:spPr>
                        <a:xfrm>
                          <a:off x="0" y="0"/>
                          <a:ext cx="1470660" cy="411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82F0C1" w14:textId="77777777" w:rsidR="00186592" w:rsidRDefault="00186592" w:rsidP="004A1EFB">
                            <w:pPr>
                              <w:jc w:val="center"/>
                              <w:rPr>
                                <w:b/>
                                <w:bCs/>
                                <w:sz w:val="18"/>
                                <w:szCs w:val="18"/>
                              </w:rPr>
                            </w:pPr>
                            <w:r>
                              <w:rPr>
                                <w:b/>
                                <w:bCs/>
                                <w:sz w:val="18"/>
                                <w:szCs w:val="18"/>
                              </w:rPr>
                              <w:t>Backend API</w:t>
                            </w:r>
                          </w:p>
                          <w:p w14:paraId="3ABAA9AE" w14:textId="3ABE5701" w:rsidR="004A1EFB" w:rsidRPr="006763E0" w:rsidRDefault="004A1EFB" w:rsidP="004A1EFB">
                            <w:pPr>
                              <w:jc w:val="center"/>
                              <w:rPr>
                                <w:b/>
                                <w:bCs/>
                              </w:rPr>
                            </w:pPr>
                            <w:r w:rsidRPr="006763E0">
                              <w:rPr>
                                <w:b/>
                                <w:bCs/>
                                <w:sz w:val="18"/>
                                <w:szCs w:val="18"/>
                              </w:rPr>
                              <w:t>(</w:t>
                            </w:r>
                            <w:r w:rsidR="00186592">
                              <w:rPr>
                                <w:b/>
                                <w:bCs/>
                                <w:sz w:val="18"/>
                                <w:szCs w:val="18"/>
                              </w:rPr>
                              <w:t>Session</w:t>
                            </w:r>
                            <w:r w:rsidRPr="006763E0">
                              <w:rPr>
                                <w:b/>
                                <w:bCs/>
                              </w:rPr>
                              <w:t xml:space="preserve"> </w:t>
                            </w:r>
                            <w:r w:rsidRPr="006763E0">
                              <w:rPr>
                                <w:b/>
                                <w:bCs/>
                                <w:sz w:val="18"/>
                                <w:szCs w:val="18"/>
                              </w:rPr>
                              <w:t>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7295C" id="_x0000_s1040" type="#_x0000_t202" style="position:absolute;left:0;text-align:left;margin-left:181.5pt;margin-top:5.4pt;width:115.8pt;height:32.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" filled="f" stroked="f">
                <v:textbox>
                  <w:txbxContent>
                    <w:p w14:paraId="4382F0C1" w14:textId="77777777" w:rsidR="00186592" w:rsidRDefault="00186592" w:rsidP="004A1EFB">
                      <w:pPr>
                        <w:jc w:val="center"/>
                        <w:rPr>
                          <w:b/>
                          <w:bCs/>
                          <w:sz w:val="18"/>
                          <w:szCs w:val="18"/>
                        </w:rPr>
                      </w:pPr>
                      <w:r>
                        <w:rPr>
                          <w:b/>
                          <w:bCs/>
                          <w:sz w:val="18"/>
                          <w:szCs w:val="18"/>
                        </w:rPr>
                        <w:t>Backend API</w:t>
                      </w:r>
                    </w:p>
                    <w:p w14:paraId="3ABAA9AE" w14:textId="3ABE5701" w:rsidR="004A1EFB" w:rsidRPr="006763E0" w:rsidRDefault="004A1EFB" w:rsidP="004A1EFB">
                      <w:pPr>
                        <w:jc w:val="center"/>
                        <w:rPr>
                          <w:b/>
                          <w:bCs/>
                        </w:rPr>
                      </w:pPr>
                      <w:r w:rsidRPr="006763E0">
                        <w:rPr>
                          <w:b/>
                          <w:bCs/>
                          <w:sz w:val="18"/>
                          <w:szCs w:val="18"/>
                        </w:rPr>
                        <w:t>(</w:t>
                      </w:r>
                      <w:r w:rsidR="00186592">
                        <w:rPr>
                          <w:b/>
                          <w:bCs/>
                          <w:sz w:val="18"/>
                          <w:szCs w:val="18"/>
                        </w:rPr>
                        <w:t>Session</w:t>
                      </w:r>
                      <w:r w:rsidRPr="006763E0">
                        <w:rPr>
                          <w:b/>
                          <w:bCs/>
                        </w:rPr>
                        <w:t xml:space="preserve"> </w:t>
                      </w:r>
                      <w:r w:rsidRPr="006763E0">
                        <w:rPr>
                          <w:b/>
                          <w:bCs/>
                          <w:sz w:val="18"/>
                          <w:szCs w:val="18"/>
                        </w:rPr>
                        <w:t>Storage)</w:t>
                      </w:r>
                    </w:p>
                  </w:txbxContent>
                </v:textbox>
              </v:shape>
            </w:pict>
          </mc:Fallback>
        </mc:AlternateContent>
      </w:r>
      <w:r w:rsidR="00B051DC">
        <w:rPr>
          <w:noProof/>
        </w:rPr>
        <mc:AlternateContent>
          <mc:Choice Requires="wps">
            <w:drawing>
              <wp:anchor distT="0" distB="0" distL="114300" distR="114300" simplePos="0" relativeHeight="251615744" behindDoc="0" locked="0" layoutInCell="1" allowOverlap="1" wp14:anchorId="4ACFF4EB" wp14:editId="4C1CB233">
                <wp:simplePos x="0" y="0"/>
                <wp:positionH relativeFrom="margin">
                  <wp:align>center</wp:align>
                </wp:positionH>
                <wp:positionV relativeFrom="paragraph">
                  <wp:posOffset>7620</wp:posOffset>
                </wp:positionV>
                <wp:extent cx="1653540" cy="518160"/>
                <wp:effectExtent l="0" t="0" r="22860" b="15240"/>
                <wp:wrapNone/>
                <wp:docPr id="1917674179" name="Rectangle: Rounded Corners 1"/>
                <wp:cNvGraphicFramePr/>
                <a:graphic xmlns:a="http://schemas.openxmlformats.org/drawingml/2006/main">
                  <a:graphicData uri="http://schemas.microsoft.com/office/word/2010/wordprocessingShape">
                    <wps:wsp>
                      <wps:cNvSpPr/>
                      <wps:spPr>
                        <a:xfrm>
                          <a:off x="0" y="0"/>
                          <a:ext cx="165354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C6B10" id="Rectangle: Rounded Corners 1" o:spid="_x0000_s1026" style="position:absolute;margin-left:0;margin-top:.6pt;width:130.2pt;height:40.8pt;z-index:251615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" fillcolor="white [3201]" strokecolor="black [3200]" strokeweight="1pt">
                <v:stroke joinstyle="miter"/>
                <w10:wrap anchorx="margin"/>
              </v:roundrect>
            </w:pict>
          </mc:Fallback>
        </mc:AlternateContent>
      </w:r>
    </w:p>
    <w:p w14:paraId="5431FDBF" w14:textId="2E4A2B53" w:rsidR="007D40A8" w:rsidRPr="00713DEC" w:rsidRDefault="00030C92" w:rsidP="000816C6">
      <w:pPr>
        <w:jc w:val="both"/>
      </w:pPr>
      <w:r>
        <w:rPr>
          <w:noProof/>
        </w:rPr>
        <mc:AlternateContent>
          <mc:Choice Requires="wps">
            <w:drawing>
              <wp:anchor distT="0" distB="0" distL="114300" distR="114300" simplePos="0" relativeHeight="251640320" behindDoc="0" locked="0" layoutInCell="1" allowOverlap="1" wp14:anchorId="3D0C444E" wp14:editId="49584EF5">
                <wp:simplePos x="0" y="0"/>
                <wp:positionH relativeFrom="column">
                  <wp:posOffset>5071110</wp:posOffset>
                </wp:positionH>
                <wp:positionV relativeFrom="paragraph">
                  <wp:posOffset>91440</wp:posOffset>
                </wp:positionV>
                <wp:extent cx="15240" cy="1684020"/>
                <wp:effectExtent l="0" t="0" r="22860" b="30480"/>
                <wp:wrapNone/>
                <wp:docPr id="224595943" name="Straight Connector 16"/>
                <wp:cNvGraphicFramePr/>
                <a:graphic xmlns:a="http://schemas.openxmlformats.org/drawingml/2006/main">
                  <a:graphicData uri="http://schemas.microsoft.com/office/word/2010/wordprocessingShape">
                    <wps:wsp>
                      <wps:cNvCnPr/>
                      <wps:spPr>
                        <a:xfrm>
                          <a:off x="0" y="0"/>
                          <a:ext cx="15240" cy="1684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C46FE" id="Straight Connector 16"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3pt,7.2pt" to="400.5pt,1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" strokecolor="black [3200]" strokeweight=".5pt">
                <v:stroke joinstyle="miter"/>
              </v:line>
            </w:pict>
          </mc:Fallback>
        </mc:AlternateContent>
      </w:r>
      <w:r w:rsidR="00B051DC">
        <w:rPr>
          <w:noProof/>
        </w:rPr>
        <mc:AlternateContent>
          <mc:Choice Requires="wps">
            <w:drawing>
              <wp:anchor distT="0" distB="0" distL="114300" distR="114300" simplePos="0" relativeHeight="251637248" behindDoc="0" locked="0" layoutInCell="1" allowOverlap="1" wp14:anchorId="26C38857" wp14:editId="2EB6D168">
                <wp:simplePos x="0" y="0"/>
                <wp:positionH relativeFrom="column">
                  <wp:posOffset>3905250</wp:posOffset>
                </wp:positionH>
                <wp:positionV relativeFrom="paragraph">
                  <wp:posOffset>76200</wp:posOffset>
                </wp:positionV>
                <wp:extent cx="1150620" cy="7620"/>
                <wp:effectExtent l="0" t="0" r="30480" b="30480"/>
                <wp:wrapNone/>
                <wp:docPr id="760909582" name="Straight Connector 14"/>
                <wp:cNvGraphicFramePr/>
                <a:graphic xmlns:a="http://schemas.openxmlformats.org/drawingml/2006/main">
                  <a:graphicData uri="http://schemas.microsoft.com/office/word/2010/wordprocessingShape">
                    <wps:wsp>
                      <wps:cNvCnPr/>
                      <wps:spPr>
                        <a:xfrm>
                          <a:off x="0" y="0"/>
                          <a:ext cx="1150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8F4B11" id="Straight Connector 14" o:spid="_x0000_s1026" style="position:absolute;z-index:251637248;visibility:visible;mso-wrap-style:square;mso-wrap-distance-left:9pt;mso-wrap-distance-top:0;mso-wrap-distance-right:9pt;mso-wrap-distance-bottom:0;mso-position-horizontal:absolute;mso-position-horizontal-relative:text;mso-position-vertical:absolute;mso-position-vertical-relative:text" from="307.5pt,6pt" to="398.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" strokecolor="black [3200]" strokeweight=".5pt">
                <v:stroke joinstyle="miter"/>
              </v:line>
            </w:pict>
          </mc:Fallback>
        </mc:AlternateContent>
      </w:r>
    </w:p>
    <w:p w14:paraId="6938E4D1" w14:textId="4A471F25" w:rsidR="007D40A8" w:rsidRPr="00713DEC" w:rsidRDefault="00B051DC" w:rsidP="000816C6">
      <w:pPr>
        <w:jc w:val="both"/>
      </w:pPr>
      <w:r>
        <w:rPr>
          <w:noProof/>
        </w:rPr>
        <mc:AlternateContent>
          <mc:Choice Requires="wps">
            <w:drawing>
              <wp:anchor distT="0" distB="0" distL="114300" distR="114300" simplePos="0" relativeHeight="251695616" behindDoc="0" locked="0" layoutInCell="1" allowOverlap="1" wp14:anchorId="5908FCF6" wp14:editId="233C0446">
                <wp:simplePos x="0" y="0"/>
                <wp:positionH relativeFrom="column">
                  <wp:posOffset>3608070</wp:posOffset>
                </wp:positionH>
                <wp:positionV relativeFrom="paragraph">
                  <wp:posOffset>167640</wp:posOffset>
                </wp:positionV>
                <wp:extent cx="0" cy="457200"/>
                <wp:effectExtent l="76200" t="38100" r="57150" b="19050"/>
                <wp:wrapNone/>
                <wp:docPr id="567773619" name="Straight Arrow Connector 28"/>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2A823F" id="Straight Arrow Connector 28" o:spid="_x0000_s1026" type="#_x0000_t32" style="position:absolute;margin-left:284.1pt;margin-top:13.2pt;width:0;height:36pt;flip:y;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" strokecolor="black [3200]" strokeweight=".5pt">
                <v:stroke endarrow="block" joinstyle="miter"/>
              </v:shape>
            </w:pict>
          </mc:Fallback>
        </mc:AlternateContent>
      </w:r>
    </w:p>
    <w:p w14:paraId="43406C3F" w14:textId="32C7D17E" w:rsidR="007D40A8" w:rsidRPr="00713DEC" w:rsidRDefault="001F5469" w:rsidP="000816C6">
      <w:pPr>
        <w:jc w:val="both"/>
      </w:pPr>
      <w:r>
        <w:rPr>
          <w:noProof/>
        </w:rPr>
        <mc:AlternateContent>
          <mc:Choice Requires="wps">
            <w:drawing>
              <wp:anchor distT="0" distB="0" distL="114300" distR="114300" simplePos="0" relativeHeight="251704832" behindDoc="0" locked="0" layoutInCell="1" allowOverlap="1" wp14:anchorId="57B111E5" wp14:editId="423A8738">
                <wp:simplePos x="0" y="0"/>
                <wp:positionH relativeFrom="margin">
                  <wp:posOffset>2167890</wp:posOffset>
                </wp:positionH>
                <wp:positionV relativeFrom="paragraph">
                  <wp:posOffset>53340</wp:posOffset>
                </wp:positionV>
                <wp:extent cx="990600" cy="251460"/>
                <wp:effectExtent l="0" t="0" r="19050" b="15240"/>
                <wp:wrapNone/>
                <wp:docPr id="1470235248"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A3C23B5" w14:textId="3C44EDC1" w:rsidR="001F5469" w:rsidRPr="00E91D21" w:rsidRDefault="001F5469" w:rsidP="001F5469">
                            <w:pPr>
                              <w:jc w:val="center"/>
                              <w:rPr>
                                <w:b/>
                                <w:bCs/>
                                <w:sz w:val="18"/>
                                <w:szCs w:val="18"/>
                              </w:rPr>
                            </w:pPr>
                            <w:r>
                              <w:rPr>
                                <w:b/>
                                <w:bCs/>
                                <w:sz w:val="18"/>
                                <w:szCs w:val="18"/>
                              </w:rPr>
                              <w:t>Data Pack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111E5" id="_x0000_s1041" type="#_x0000_t202" style="position:absolute;left:0;text-align:left;margin-left:170.7pt;margin-top:4.2pt;width:78pt;height:19.8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" fillcolor="white [3201]" strokecolor="white [3212]" strokeweight="1pt">
                <v:textbox>
                  <w:txbxContent>
                    <w:p w14:paraId="7A3C23B5" w14:textId="3C44EDC1" w:rsidR="001F5469" w:rsidRPr="00E91D21" w:rsidRDefault="001F5469" w:rsidP="001F5469">
                      <w:pPr>
                        <w:jc w:val="center"/>
                        <w:rPr>
                          <w:b/>
                          <w:bCs/>
                          <w:sz w:val="18"/>
                          <w:szCs w:val="18"/>
                        </w:rPr>
                      </w:pPr>
                      <w:r>
                        <w:rPr>
                          <w:b/>
                          <w:bCs/>
                          <w:sz w:val="18"/>
                          <w:szCs w:val="18"/>
                        </w:rPr>
                        <w:t>Data Pack</w:t>
                      </w:r>
                    </w:p>
                  </w:txbxContent>
                </v:textbox>
                <w10:wrap anchorx="margin"/>
              </v:shape>
            </w:pict>
          </mc:Fallback>
        </mc:AlternateContent>
      </w:r>
      <w:r>
        <w:rPr>
          <w:noProof/>
        </w:rPr>
        <mc:AlternateContent>
          <mc:Choice Requires="wps">
            <w:drawing>
              <wp:anchor distT="0" distB="0" distL="114300" distR="114300" simplePos="0" relativeHeight="251707904" behindDoc="0" locked="0" layoutInCell="1" allowOverlap="1" wp14:anchorId="7CA4CA58" wp14:editId="43F85AFA">
                <wp:simplePos x="0" y="0"/>
                <wp:positionH relativeFrom="margin">
                  <wp:posOffset>3128010</wp:posOffset>
                </wp:positionH>
                <wp:positionV relativeFrom="paragraph">
                  <wp:posOffset>137160</wp:posOffset>
                </wp:positionV>
                <wp:extent cx="990600" cy="251460"/>
                <wp:effectExtent l="0" t="0" r="19050" b="15240"/>
                <wp:wrapNone/>
                <wp:docPr id="1133614654" name="Text Box 20"/>
                <wp:cNvGraphicFramePr/>
                <a:graphic xmlns:a="http://schemas.openxmlformats.org/drawingml/2006/main">
                  <a:graphicData uri="http://schemas.microsoft.com/office/word/2010/wordprocessingShape">
                    <wps:wsp>
                      <wps:cNvSpPr txBox="1"/>
                      <wps:spPr>
                        <a:xfrm>
                          <a:off x="0" y="0"/>
                          <a:ext cx="990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19BD496" w14:textId="6FFC358B" w:rsidR="001F5469" w:rsidRPr="00E91D21" w:rsidRDefault="001F5469" w:rsidP="001F5469">
                            <w:pPr>
                              <w:jc w:val="center"/>
                              <w:rPr>
                                <w:b/>
                                <w:bCs/>
                                <w:sz w:val="18"/>
                                <w:szCs w:val="18"/>
                              </w:rPr>
                            </w:pPr>
                            <w:r>
                              <w:rPr>
                                <w:b/>
                                <w:bCs/>
                                <w:sz w:val="18"/>
                                <w:szCs w:val="18"/>
                              </w:rPr>
                              <w:t>BP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4CA58" id="_x0000_s1042" type="#_x0000_t202" style="position:absolute;left:0;text-align:left;margin-left:246.3pt;margin-top:10.8pt;width:78pt;height:19.8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" fillcolor="white [3201]" strokecolor="white [3212]" strokeweight="1pt">
                <v:textbox>
                  <w:txbxContent>
                    <w:p w14:paraId="619BD496" w14:textId="6FFC358B" w:rsidR="001F5469" w:rsidRPr="00E91D21" w:rsidRDefault="001F5469" w:rsidP="001F5469">
                      <w:pPr>
                        <w:jc w:val="center"/>
                        <w:rPr>
                          <w:b/>
                          <w:bCs/>
                          <w:sz w:val="18"/>
                          <w:szCs w:val="18"/>
                        </w:rPr>
                      </w:pPr>
                      <w:r>
                        <w:rPr>
                          <w:b/>
                          <w:bCs/>
                          <w:sz w:val="18"/>
                          <w:szCs w:val="18"/>
                        </w:rPr>
                        <w:t>BP Result</w:t>
                      </w:r>
                    </w:p>
                  </w:txbxContent>
                </v:textbox>
                <w10:wrap anchorx="margin"/>
              </v:shape>
            </w:pict>
          </mc:Fallback>
        </mc:AlternateContent>
      </w:r>
      <w:r w:rsidR="00B051DC">
        <w:rPr>
          <w:noProof/>
        </w:rPr>
        <mc:AlternateContent>
          <mc:Choice Requires="wps">
            <w:drawing>
              <wp:anchor distT="0" distB="0" distL="114300" distR="114300" simplePos="0" relativeHeight="251692544" behindDoc="0" locked="0" layoutInCell="1" allowOverlap="1" wp14:anchorId="69AE0E48" wp14:editId="69D23344">
                <wp:simplePos x="0" y="0"/>
                <wp:positionH relativeFrom="column">
                  <wp:posOffset>2647950</wp:posOffset>
                </wp:positionH>
                <wp:positionV relativeFrom="paragraph">
                  <wp:posOffset>7620</wp:posOffset>
                </wp:positionV>
                <wp:extent cx="0" cy="441960"/>
                <wp:effectExtent l="76200" t="0" r="57150" b="53340"/>
                <wp:wrapNone/>
                <wp:docPr id="1822007407" name="Straight Arrow Connector 26"/>
                <wp:cNvGraphicFramePr/>
                <a:graphic xmlns:a="http://schemas.openxmlformats.org/drawingml/2006/main">
                  <a:graphicData uri="http://schemas.microsoft.com/office/word/2010/wordprocessingShape">
                    <wps:wsp>
                      <wps:cNvCnPr/>
                      <wps:spPr>
                        <a:xfrm>
                          <a:off x="0" y="0"/>
                          <a:ext cx="0" cy="441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10558" id="Straight Arrow Connector 26" o:spid="_x0000_s1026" type="#_x0000_t32" style="position:absolute;margin-left:208.5pt;margin-top:.6pt;width:0;height:34.8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" strokecolor="black [3200]" strokeweight=".5pt">
                <v:stroke endarrow="block" joinstyle="miter"/>
              </v:shape>
            </w:pict>
          </mc:Fallback>
        </mc:AlternateContent>
      </w:r>
    </w:p>
    <w:p w14:paraId="308BD665" w14:textId="0AE5D0C0" w:rsidR="007D40A8" w:rsidRPr="00713DEC" w:rsidRDefault="007D40A8" w:rsidP="000816C6">
      <w:pPr>
        <w:jc w:val="both"/>
      </w:pPr>
    </w:p>
    <w:p w14:paraId="1BFC18F1" w14:textId="6269FEB9" w:rsidR="007D40A8" w:rsidRPr="00713DEC" w:rsidRDefault="004A1EFB" w:rsidP="000816C6">
      <w:pPr>
        <w:jc w:val="both"/>
      </w:pPr>
      <w:r>
        <w:rPr>
          <w:noProof/>
        </w:rPr>
        <mc:AlternateContent>
          <mc:Choice Requires="wps">
            <w:drawing>
              <wp:anchor distT="0" distB="0" distL="114300" distR="114300" simplePos="0" relativeHeight="251717120" behindDoc="0" locked="0" layoutInCell="1" allowOverlap="1" wp14:anchorId="7772C488" wp14:editId="729869BC">
                <wp:simplePos x="0" y="0"/>
                <wp:positionH relativeFrom="margin">
                  <wp:align>center</wp:align>
                </wp:positionH>
                <wp:positionV relativeFrom="paragraph">
                  <wp:posOffset>175260</wp:posOffset>
                </wp:positionV>
                <wp:extent cx="1470660" cy="411480"/>
                <wp:effectExtent l="0" t="0" r="0" b="7620"/>
                <wp:wrapNone/>
                <wp:docPr id="319514618" name="Text Box 29"/>
                <wp:cNvGraphicFramePr/>
                <a:graphic xmlns:a="http://schemas.openxmlformats.org/drawingml/2006/main">
                  <a:graphicData uri="http://schemas.microsoft.com/office/word/2010/wordprocessingShape">
                    <wps:wsp>
                      <wps:cNvSpPr txBox="1"/>
                      <wps:spPr>
                        <a:xfrm>
                          <a:off x="0" y="0"/>
                          <a:ext cx="1470660" cy="411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A49EAE" w14:textId="6D9A4212" w:rsidR="004A1EFB" w:rsidRPr="00F33415" w:rsidRDefault="00186592" w:rsidP="00F33415">
                            <w:pPr>
                              <w:jc w:val="center"/>
                              <w:rPr>
                                <w:b/>
                                <w:bCs/>
                                <w:sz w:val="18"/>
                                <w:szCs w:val="18"/>
                              </w:rPr>
                            </w:pPr>
                            <w:r w:rsidRPr="00F33415">
                              <w:rPr>
                                <w:b/>
                                <w:bCs/>
                                <w:sz w:val="18"/>
                                <w:szCs w:val="18"/>
                              </w:rPr>
                              <w:t>XGBoost Inference</w:t>
                            </w:r>
                          </w:p>
                          <w:p w14:paraId="4F68360D" w14:textId="2D8B4FDB" w:rsidR="004A1EFB" w:rsidRPr="00F33415" w:rsidRDefault="004A1EFB" w:rsidP="00F33415">
                            <w:pPr>
                              <w:jc w:val="center"/>
                              <w:rPr>
                                <w:b/>
                                <w:bCs/>
                              </w:rPr>
                            </w:pPr>
                            <w:r w:rsidRPr="00F33415">
                              <w:rPr>
                                <w:b/>
                                <w:bCs/>
                                <w:sz w:val="18"/>
                                <w:szCs w:val="18"/>
                              </w:rPr>
                              <w:t>(</w:t>
                            </w:r>
                            <w:r w:rsidR="00186592" w:rsidRPr="00F33415">
                              <w:rPr>
                                <w:b/>
                                <w:bCs/>
                                <w:sz w:val="18"/>
                                <w:szCs w:val="18"/>
                              </w:rPr>
                              <w:t>BP Estimation</w:t>
                            </w:r>
                            <w:r w:rsidRPr="00F33415">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2C488" id="_x0000_s1043" type="#_x0000_t202" style="position:absolute;left:0;text-align:left;margin-left:0;margin-top:13.8pt;width:115.8pt;height:32.4pt;z-index:251717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" filled="f" stroked="f">
                <v:textbox>
                  <w:txbxContent>
                    <w:p w14:paraId="1DA49EAE" w14:textId="6D9A4212" w:rsidR="004A1EFB" w:rsidRPr="00F33415" w:rsidRDefault="00186592" w:rsidP="00F33415">
                      <w:pPr>
                        <w:jc w:val="center"/>
                        <w:rPr>
                          <w:b/>
                          <w:bCs/>
                          <w:sz w:val="18"/>
                          <w:szCs w:val="18"/>
                        </w:rPr>
                      </w:pPr>
                      <w:proofErr w:type="spellStart"/>
                      <w:r w:rsidRPr="00F33415">
                        <w:rPr>
                          <w:b/>
                          <w:bCs/>
                          <w:sz w:val="18"/>
                          <w:szCs w:val="18"/>
                        </w:rPr>
                        <w:t>XGBoost</w:t>
                      </w:r>
                      <w:proofErr w:type="spellEnd"/>
                      <w:r w:rsidRPr="00F33415">
                        <w:rPr>
                          <w:b/>
                          <w:bCs/>
                          <w:sz w:val="18"/>
                          <w:szCs w:val="18"/>
                        </w:rPr>
                        <w:t xml:space="preserve"> Inference</w:t>
                      </w:r>
                    </w:p>
                    <w:p w14:paraId="4F68360D" w14:textId="2D8B4FDB" w:rsidR="004A1EFB" w:rsidRPr="00F33415" w:rsidRDefault="004A1EFB" w:rsidP="00F33415">
                      <w:pPr>
                        <w:jc w:val="center"/>
                        <w:rPr>
                          <w:b/>
                          <w:bCs/>
                        </w:rPr>
                      </w:pPr>
                      <w:r w:rsidRPr="00F33415">
                        <w:rPr>
                          <w:b/>
                          <w:bCs/>
                          <w:sz w:val="18"/>
                          <w:szCs w:val="18"/>
                        </w:rPr>
                        <w:t>(</w:t>
                      </w:r>
                      <w:r w:rsidR="00186592" w:rsidRPr="00F33415">
                        <w:rPr>
                          <w:b/>
                          <w:bCs/>
                          <w:sz w:val="18"/>
                          <w:szCs w:val="18"/>
                        </w:rPr>
                        <w:t>BP Estimation</w:t>
                      </w:r>
                      <w:r w:rsidRPr="00F33415">
                        <w:rPr>
                          <w:b/>
                          <w:bCs/>
                          <w:sz w:val="18"/>
                          <w:szCs w:val="18"/>
                        </w:rPr>
                        <w:t>)</w:t>
                      </w:r>
                    </w:p>
                  </w:txbxContent>
                </v:textbox>
                <w10:wrap anchorx="margin"/>
              </v:shape>
            </w:pict>
          </mc:Fallback>
        </mc:AlternateContent>
      </w:r>
      <w:r w:rsidR="00B051DC">
        <w:rPr>
          <w:noProof/>
        </w:rPr>
        <mc:AlternateContent>
          <mc:Choice Requires="wps">
            <w:drawing>
              <wp:anchor distT="0" distB="0" distL="114300" distR="114300" simplePos="0" relativeHeight="251683328" behindDoc="0" locked="0" layoutInCell="1" allowOverlap="1" wp14:anchorId="243188E9" wp14:editId="08EEB56B">
                <wp:simplePos x="0" y="0"/>
                <wp:positionH relativeFrom="margin">
                  <wp:align>center</wp:align>
                </wp:positionH>
                <wp:positionV relativeFrom="paragraph">
                  <wp:posOffset>99060</wp:posOffset>
                </wp:positionV>
                <wp:extent cx="1600200" cy="518160"/>
                <wp:effectExtent l="0" t="0" r="19050" b="15240"/>
                <wp:wrapNone/>
                <wp:docPr id="1399136968" name="Rectangle: Rounded Corners 1"/>
                <wp:cNvGraphicFramePr/>
                <a:graphic xmlns:a="http://schemas.openxmlformats.org/drawingml/2006/main">
                  <a:graphicData uri="http://schemas.microsoft.com/office/word/2010/wordprocessingShape">
                    <wps:wsp>
                      <wps:cNvSpPr/>
                      <wps:spPr>
                        <a:xfrm>
                          <a:off x="0" y="0"/>
                          <a:ext cx="160020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BCF618" id="Rectangle: Rounded Corners 1" o:spid="_x0000_s1026" style="position:absolute;margin-left:0;margin-top:7.8pt;width:126pt;height:40.8pt;z-index:251683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" fillcolor="white [3201]" strokecolor="black [3200]" strokeweight="1pt">
                <v:stroke joinstyle="miter"/>
                <w10:wrap anchorx="margin"/>
              </v:roundrect>
            </w:pict>
          </mc:Fallback>
        </mc:AlternateContent>
      </w:r>
    </w:p>
    <w:p w14:paraId="39D85ED2" w14:textId="103DDBDA" w:rsidR="007D40A8" w:rsidRPr="00713DEC" w:rsidRDefault="00B051DC" w:rsidP="000816C6">
      <w:pPr>
        <w:jc w:val="both"/>
      </w:pPr>
      <w:r>
        <w:rPr>
          <w:noProof/>
        </w:rPr>
        <mc:AlternateContent>
          <mc:Choice Requires="wps">
            <w:drawing>
              <wp:anchor distT="0" distB="0" distL="114300" distR="114300" simplePos="0" relativeHeight="251680256" behindDoc="0" locked="0" layoutInCell="1" allowOverlap="1" wp14:anchorId="479FDC43" wp14:editId="39D60375">
                <wp:simplePos x="0" y="0"/>
                <wp:positionH relativeFrom="margin">
                  <wp:posOffset>4453890</wp:posOffset>
                </wp:positionH>
                <wp:positionV relativeFrom="paragraph">
                  <wp:posOffset>7620</wp:posOffset>
                </wp:positionV>
                <wp:extent cx="1371600" cy="251460"/>
                <wp:effectExtent l="0" t="0" r="19050" b="15240"/>
                <wp:wrapNone/>
                <wp:docPr id="1955016444" name="Text Box 20"/>
                <wp:cNvGraphicFramePr/>
                <a:graphic xmlns:a="http://schemas.openxmlformats.org/drawingml/2006/main">
                  <a:graphicData uri="http://schemas.microsoft.com/office/word/2010/wordprocessingShape">
                    <wps:wsp>
                      <wps:cNvSpPr txBox="1"/>
                      <wps:spPr>
                        <a:xfrm>
                          <a:off x="0" y="0"/>
                          <a:ext cx="1371600" cy="251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7035CD6" w14:textId="469D1AE9" w:rsidR="00906E50" w:rsidRPr="00E91D21" w:rsidRDefault="001F5469" w:rsidP="00906E50">
                            <w:pPr>
                              <w:jc w:val="center"/>
                              <w:rPr>
                                <w:b/>
                                <w:bCs/>
                                <w:sz w:val="18"/>
                                <w:szCs w:val="18"/>
                              </w:rPr>
                            </w:pPr>
                            <w:r>
                              <w:rPr>
                                <w:b/>
                                <w:bCs/>
                                <w:sz w:val="18"/>
                                <w:szCs w:val="18"/>
                              </w:rPr>
                              <w:t>Data Pack + BP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FDC43" id="_x0000_s1044" type="#_x0000_t202" style="position:absolute;left:0;text-align:left;margin-left:350.7pt;margin-top:.6pt;width:108pt;height:19.8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" fillcolor="white [3201]" strokecolor="white [3212]" strokeweight="1pt">
                <v:textbox>
                  <w:txbxContent>
                    <w:p w14:paraId="77035CD6" w14:textId="469D1AE9" w:rsidR="00906E50" w:rsidRPr="00E91D21" w:rsidRDefault="001F5469" w:rsidP="00906E50">
                      <w:pPr>
                        <w:jc w:val="center"/>
                        <w:rPr>
                          <w:b/>
                          <w:bCs/>
                          <w:sz w:val="18"/>
                          <w:szCs w:val="18"/>
                        </w:rPr>
                      </w:pPr>
                      <w:r>
                        <w:rPr>
                          <w:b/>
                          <w:bCs/>
                          <w:sz w:val="18"/>
                          <w:szCs w:val="18"/>
                        </w:rPr>
                        <w:t>Data Pack + BP Result</w:t>
                      </w:r>
                    </w:p>
                  </w:txbxContent>
                </v:textbox>
                <w10:wrap anchorx="margin"/>
              </v:shape>
            </w:pict>
          </mc:Fallback>
        </mc:AlternateContent>
      </w:r>
    </w:p>
    <w:p w14:paraId="54CE07A1" w14:textId="77777777" w:rsidR="007D40A8" w:rsidRPr="00713DEC" w:rsidRDefault="007D40A8" w:rsidP="000816C6">
      <w:pPr>
        <w:jc w:val="both"/>
      </w:pPr>
    </w:p>
    <w:p w14:paraId="1A5D0D9E" w14:textId="77777777" w:rsidR="00F13CA1" w:rsidRDefault="00F13CA1" w:rsidP="000816C6">
      <w:pPr>
        <w:jc w:val="both"/>
      </w:pPr>
    </w:p>
    <w:p w14:paraId="795B54DE" w14:textId="03370FEA" w:rsidR="00F13CA1" w:rsidRDefault="00030C92" w:rsidP="000816C6">
      <w:pPr>
        <w:jc w:val="both"/>
      </w:pPr>
      <w:r>
        <w:rPr>
          <w:noProof/>
        </w:rPr>
        <mc:AlternateContent>
          <mc:Choice Requires="wps">
            <w:drawing>
              <wp:anchor distT="0" distB="0" distL="114300" distR="114300" simplePos="0" relativeHeight="251618816" behindDoc="0" locked="0" layoutInCell="1" allowOverlap="1" wp14:anchorId="2877F386" wp14:editId="6F8365DB">
                <wp:simplePos x="0" y="0"/>
                <wp:positionH relativeFrom="margin">
                  <wp:posOffset>2296160</wp:posOffset>
                </wp:positionH>
                <wp:positionV relativeFrom="paragraph">
                  <wp:posOffset>114300</wp:posOffset>
                </wp:positionV>
                <wp:extent cx="1600200" cy="518160"/>
                <wp:effectExtent l="0" t="0" r="19050" b="15240"/>
                <wp:wrapNone/>
                <wp:docPr id="363535085" name="Rectangle: Rounded Corners 1"/>
                <wp:cNvGraphicFramePr/>
                <a:graphic xmlns:a="http://schemas.openxmlformats.org/drawingml/2006/main">
                  <a:graphicData uri="http://schemas.microsoft.com/office/word/2010/wordprocessingShape">
                    <wps:wsp>
                      <wps:cNvSpPr/>
                      <wps:spPr>
                        <a:xfrm>
                          <a:off x="0" y="0"/>
                          <a:ext cx="1600200" cy="5181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290A27" id="Rectangle: Rounded Corners 1" o:spid="_x0000_s1026" style="position:absolute;margin-left:180.8pt;margin-top:9pt;width:126pt;height:40.8pt;z-index:2516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" fillcolor="white [3201]" strokecolor="black [3200]" strokeweight="1pt">
                <v:stroke joinstyle="miter"/>
                <w10:wrap anchorx="margin"/>
              </v:roundrect>
            </w:pict>
          </mc:Fallback>
        </mc:AlternateContent>
      </w:r>
    </w:p>
    <w:p w14:paraId="397FB3F2" w14:textId="08190BB5" w:rsidR="00F13CA1" w:rsidRDefault="00030C92" w:rsidP="000816C6">
      <w:pPr>
        <w:jc w:val="both"/>
      </w:pPr>
      <w:r>
        <w:rPr>
          <w:noProof/>
        </w:rPr>
        <mc:AlternateContent>
          <mc:Choice Requires="wps">
            <w:drawing>
              <wp:anchor distT="0" distB="0" distL="114300" distR="114300" simplePos="0" relativeHeight="251720192" behindDoc="0" locked="0" layoutInCell="1" allowOverlap="1" wp14:anchorId="6F097E7D" wp14:editId="7A2BA70D">
                <wp:simplePos x="0" y="0"/>
                <wp:positionH relativeFrom="margin">
                  <wp:posOffset>2347595</wp:posOffset>
                </wp:positionH>
                <wp:positionV relativeFrom="paragraph">
                  <wp:posOffset>30480</wp:posOffset>
                </wp:positionV>
                <wp:extent cx="1470660" cy="411480"/>
                <wp:effectExtent l="0" t="0" r="0" b="7620"/>
                <wp:wrapNone/>
                <wp:docPr id="926700309" name="Text Box 29"/>
                <wp:cNvGraphicFramePr/>
                <a:graphic xmlns:a="http://schemas.openxmlformats.org/drawingml/2006/main">
                  <a:graphicData uri="http://schemas.microsoft.com/office/word/2010/wordprocessingShape">
                    <wps:wsp>
                      <wps:cNvSpPr txBox="1"/>
                      <wps:spPr>
                        <a:xfrm>
                          <a:off x="0" y="0"/>
                          <a:ext cx="1470660" cy="411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CA1875" w14:textId="105B2EA8" w:rsidR="004A1EFB" w:rsidRPr="006763E0" w:rsidRDefault="004A1EFB" w:rsidP="004A1EFB">
                            <w:pPr>
                              <w:jc w:val="center"/>
                              <w:rPr>
                                <w:b/>
                                <w:bCs/>
                                <w:sz w:val="18"/>
                                <w:szCs w:val="18"/>
                              </w:rPr>
                            </w:pPr>
                            <w:r w:rsidRPr="006763E0">
                              <w:rPr>
                                <w:b/>
                                <w:bCs/>
                                <w:sz w:val="18"/>
                                <w:szCs w:val="18"/>
                              </w:rPr>
                              <w:t>Mobile Application</w:t>
                            </w:r>
                            <w:r w:rsidR="00186592">
                              <w:rPr>
                                <w:b/>
                                <w:bCs/>
                                <w:sz w:val="18"/>
                                <w:szCs w:val="18"/>
                              </w:rPr>
                              <w:t xml:space="preserve"> UI</w:t>
                            </w:r>
                            <w:r w:rsidRPr="006763E0">
                              <w:rPr>
                                <w:b/>
                                <w:bCs/>
                                <w:sz w:val="18"/>
                                <w:szCs w:val="18"/>
                              </w:rPr>
                              <w:t xml:space="preserve"> </w:t>
                            </w:r>
                          </w:p>
                          <w:p w14:paraId="0B191421" w14:textId="33B0B47B" w:rsidR="004A1EFB" w:rsidRPr="006763E0" w:rsidRDefault="004A1EFB" w:rsidP="004A1EFB">
                            <w:pPr>
                              <w:jc w:val="center"/>
                              <w:rPr>
                                <w:b/>
                                <w:bCs/>
                              </w:rPr>
                            </w:pPr>
                            <w:r w:rsidRPr="006763E0">
                              <w:rPr>
                                <w:b/>
                                <w:bCs/>
                                <w:sz w:val="18"/>
                                <w:szCs w:val="18"/>
                              </w:rPr>
                              <w:t>(</w:t>
                            </w:r>
                            <w:r w:rsidR="00186592">
                              <w:rPr>
                                <w:b/>
                                <w:bCs/>
                                <w:sz w:val="18"/>
                                <w:szCs w:val="18"/>
                              </w:rPr>
                              <w:t>Visul</w:t>
                            </w:r>
                            <w:r w:rsidR="00030C92">
                              <w:rPr>
                                <w:b/>
                                <w:bCs/>
                                <w:sz w:val="18"/>
                                <w:szCs w:val="18"/>
                              </w:rPr>
                              <w:t>ization</w:t>
                            </w:r>
                            <w:r w:rsidRPr="006763E0">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97E7D" id="_x0000_s1045" type="#_x0000_t202" style="position:absolute;left:0;text-align:left;margin-left:184.85pt;margin-top:2.4pt;width:115.8pt;height:32.4pt;z-index:25172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" filled="f" stroked="f">
                <v:textbox>
                  <w:txbxContent>
                    <w:p w14:paraId="53CA1875" w14:textId="105B2EA8" w:rsidR="004A1EFB" w:rsidRPr="006763E0" w:rsidRDefault="004A1EFB" w:rsidP="004A1EFB">
                      <w:pPr>
                        <w:jc w:val="center"/>
                        <w:rPr>
                          <w:b/>
                          <w:bCs/>
                          <w:sz w:val="18"/>
                          <w:szCs w:val="18"/>
                        </w:rPr>
                      </w:pPr>
                      <w:r w:rsidRPr="006763E0">
                        <w:rPr>
                          <w:b/>
                          <w:bCs/>
                          <w:sz w:val="18"/>
                          <w:szCs w:val="18"/>
                        </w:rPr>
                        <w:t>Mobile Application</w:t>
                      </w:r>
                      <w:r w:rsidR="00186592">
                        <w:rPr>
                          <w:b/>
                          <w:bCs/>
                          <w:sz w:val="18"/>
                          <w:szCs w:val="18"/>
                        </w:rPr>
                        <w:t xml:space="preserve"> UI</w:t>
                      </w:r>
                      <w:r w:rsidRPr="006763E0">
                        <w:rPr>
                          <w:b/>
                          <w:bCs/>
                          <w:sz w:val="18"/>
                          <w:szCs w:val="18"/>
                        </w:rPr>
                        <w:t xml:space="preserve"> </w:t>
                      </w:r>
                    </w:p>
                    <w:p w14:paraId="0B191421" w14:textId="33B0B47B" w:rsidR="004A1EFB" w:rsidRPr="006763E0" w:rsidRDefault="004A1EFB" w:rsidP="004A1EFB">
                      <w:pPr>
                        <w:jc w:val="center"/>
                        <w:rPr>
                          <w:b/>
                          <w:bCs/>
                        </w:rPr>
                      </w:pPr>
                      <w:r w:rsidRPr="006763E0">
                        <w:rPr>
                          <w:b/>
                          <w:bCs/>
                          <w:sz w:val="18"/>
                          <w:szCs w:val="18"/>
                        </w:rPr>
                        <w:t>(</w:t>
                      </w:r>
                      <w:proofErr w:type="spellStart"/>
                      <w:r w:rsidR="00186592">
                        <w:rPr>
                          <w:b/>
                          <w:bCs/>
                          <w:sz w:val="18"/>
                          <w:szCs w:val="18"/>
                        </w:rPr>
                        <w:t>Visul</w:t>
                      </w:r>
                      <w:r w:rsidR="00030C92">
                        <w:rPr>
                          <w:b/>
                          <w:bCs/>
                          <w:sz w:val="18"/>
                          <w:szCs w:val="18"/>
                        </w:rPr>
                        <w:t>ization</w:t>
                      </w:r>
                      <w:proofErr w:type="spellEnd"/>
                      <w:r w:rsidRPr="006763E0">
                        <w:rPr>
                          <w:b/>
                          <w:bCs/>
                          <w:sz w:val="18"/>
                          <w:szCs w:val="18"/>
                        </w:rPr>
                        <w:t>)</w:t>
                      </w:r>
                    </w:p>
                  </w:txbxContent>
                </v:textbox>
                <w10:wrap anchorx="margin"/>
              </v:shape>
            </w:pict>
          </mc:Fallback>
        </mc:AlternateContent>
      </w:r>
    </w:p>
    <w:p w14:paraId="3D9A8A3A" w14:textId="47BC70BE" w:rsidR="00F13CA1" w:rsidRDefault="00030C92" w:rsidP="000816C6">
      <w:pPr>
        <w:jc w:val="both"/>
      </w:pPr>
      <w:r>
        <w:rPr>
          <w:noProof/>
        </w:rPr>
        <mc:AlternateContent>
          <mc:Choice Requires="wps">
            <w:drawing>
              <wp:anchor distT="0" distB="0" distL="114300" distR="114300" simplePos="0" relativeHeight="251643392" behindDoc="0" locked="0" layoutInCell="1" allowOverlap="1" wp14:anchorId="560D0DAD" wp14:editId="67A8386E">
                <wp:simplePos x="0" y="0"/>
                <wp:positionH relativeFrom="column">
                  <wp:posOffset>3890010</wp:posOffset>
                </wp:positionH>
                <wp:positionV relativeFrom="paragraph">
                  <wp:posOffset>15240</wp:posOffset>
                </wp:positionV>
                <wp:extent cx="1203960" cy="0"/>
                <wp:effectExtent l="38100" t="76200" r="0" b="95250"/>
                <wp:wrapNone/>
                <wp:docPr id="704534643" name="Straight Arrow Connector 17"/>
                <wp:cNvGraphicFramePr/>
                <a:graphic xmlns:a="http://schemas.openxmlformats.org/drawingml/2006/main">
                  <a:graphicData uri="http://schemas.microsoft.com/office/word/2010/wordprocessingShape">
                    <wps:wsp>
                      <wps:cNvCnPr/>
                      <wps:spPr>
                        <a:xfrm flipH="1">
                          <a:off x="0" y="0"/>
                          <a:ext cx="12039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C605A3" id="Straight Arrow Connector 17" o:spid="_x0000_s1026" type="#_x0000_t32" style="position:absolute;margin-left:306.3pt;margin-top:1.2pt;width:94.8pt;height:0;flip:x;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" strokecolor="black [3200]" strokeweight=".5pt">
                <v:stroke endarrow="block" joinstyle="miter"/>
              </v:shape>
            </w:pict>
          </mc:Fallback>
        </mc:AlternateContent>
      </w:r>
    </w:p>
    <w:p w14:paraId="57DF7CC4" w14:textId="77777777" w:rsidR="007D2A9A" w:rsidRDefault="007D2A9A" w:rsidP="000816C6">
      <w:pPr>
        <w:jc w:val="both"/>
      </w:pPr>
    </w:p>
    <w:p w14:paraId="2C9B9327" w14:textId="77777777" w:rsidR="00A84E82" w:rsidRPr="00713DEC" w:rsidRDefault="00A84E82" w:rsidP="000816C6">
      <w:pPr>
        <w:jc w:val="both"/>
      </w:pPr>
    </w:p>
    <w:p w14:paraId="1C5CDFF5" w14:textId="3D3F2984" w:rsidR="00030C92" w:rsidRPr="000E70FE" w:rsidRDefault="00030C92" w:rsidP="000816C6">
      <w:pPr>
        <w:pStyle w:val="ListParagraph"/>
        <w:numPr>
          <w:ilvl w:val="1"/>
          <w:numId w:val="6"/>
        </w:numPr>
        <w:jc w:val="both"/>
        <w:rPr>
          <w:b/>
          <w:szCs w:val="24"/>
        </w:rPr>
      </w:pPr>
      <w:r w:rsidRPr="000E70FE">
        <w:rPr>
          <w:b/>
          <w:szCs w:val="24"/>
        </w:rPr>
        <w:t>Desi</w:t>
      </w:r>
      <w:r w:rsidR="005A5444">
        <w:rPr>
          <w:b/>
          <w:szCs w:val="24"/>
        </w:rPr>
        <w:t>gn</w:t>
      </w:r>
      <w:r w:rsidRPr="000E70FE">
        <w:rPr>
          <w:b/>
          <w:szCs w:val="24"/>
        </w:rPr>
        <w:t xml:space="preserve"> Considerations</w:t>
      </w:r>
    </w:p>
    <w:p w14:paraId="2B83EC3E" w14:textId="77777777" w:rsidR="00FE3FC8" w:rsidRPr="000E70FE" w:rsidRDefault="00FE3FC8" w:rsidP="000816C6">
      <w:pPr>
        <w:ind w:left="360"/>
        <w:jc w:val="both"/>
        <w:rPr>
          <w:b/>
          <w:szCs w:val="24"/>
        </w:rPr>
      </w:pPr>
    </w:p>
    <w:p w14:paraId="26213FC3" w14:textId="77777777" w:rsidR="007D2A9A" w:rsidRPr="007D2A9A" w:rsidRDefault="00FE3FC8" w:rsidP="000816C6">
      <w:pPr>
        <w:pStyle w:val="ListParagraph"/>
        <w:numPr>
          <w:ilvl w:val="0"/>
          <w:numId w:val="47"/>
        </w:numPr>
        <w:jc w:val="both"/>
        <w:rPr>
          <w:szCs w:val="24"/>
        </w:rPr>
      </w:pPr>
      <w:r w:rsidRPr="000E70FE">
        <w:rPr>
          <w:b/>
          <w:szCs w:val="24"/>
        </w:rPr>
        <w:t>Scalability:</w:t>
      </w:r>
    </w:p>
    <w:p w14:paraId="414C6CBC" w14:textId="2BF439E5" w:rsidR="007D2A9A" w:rsidRDefault="00FE3FC8" w:rsidP="000816C6">
      <w:pPr>
        <w:jc w:val="both"/>
        <w:rPr>
          <w:szCs w:val="24"/>
        </w:rPr>
      </w:pPr>
      <w:r w:rsidRPr="007D2A9A">
        <w:rPr>
          <w:szCs w:val="24"/>
        </w:rPr>
        <w:br/>
        <w:t>The system is designed to support increasing numbers of users and sessions by decoupling data collection from backend processing.</w:t>
      </w:r>
    </w:p>
    <w:p w14:paraId="524BD161" w14:textId="77777777" w:rsidR="007D2A9A" w:rsidRPr="007D2A9A" w:rsidRDefault="007D2A9A" w:rsidP="000816C6">
      <w:pPr>
        <w:jc w:val="both"/>
        <w:rPr>
          <w:szCs w:val="24"/>
        </w:rPr>
      </w:pPr>
    </w:p>
    <w:p w14:paraId="79B3512C" w14:textId="77777777" w:rsidR="007D2A9A" w:rsidRPr="007D2A9A" w:rsidRDefault="00FE3FC8" w:rsidP="000816C6">
      <w:pPr>
        <w:pStyle w:val="ListParagraph"/>
        <w:numPr>
          <w:ilvl w:val="0"/>
          <w:numId w:val="47"/>
        </w:numPr>
        <w:jc w:val="both"/>
        <w:rPr>
          <w:szCs w:val="24"/>
        </w:rPr>
      </w:pPr>
      <w:r w:rsidRPr="000E70FE">
        <w:rPr>
          <w:b/>
          <w:szCs w:val="24"/>
        </w:rPr>
        <w:t>Reliability:</w:t>
      </w:r>
    </w:p>
    <w:p w14:paraId="4F4D9D51" w14:textId="6D629321" w:rsidR="00FE3FC8" w:rsidRPr="007D2A9A" w:rsidRDefault="00FE3FC8" w:rsidP="000816C6">
      <w:pPr>
        <w:jc w:val="both"/>
        <w:rPr>
          <w:szCs w:val="24"/>
        </w:rPr>
      </w:pPr>
      <w:r w:rsidRPr="007D2A9A">
        <w:rPr>
          <w:szCs w:val="24"/>
        </w:rPr>
        <w:br/>
        <w:t>Session-based data handling and local storage ensure continued operation under intermittent connectivity or backend unavailability.</w:t>
      </w:r>
    </w:p>
    <w:p w14:paraId="07EB7167" w14:textId="77777777" w:rsidR="007D2A9A" w:rsidRPr="007D2A9A" w:rsidRDefault="007D2A9A" w:rsidP="000816C6">
      <w:pPr>
        <w:jc w:val="both"/>
        <w:rPr>
          <w:szCs w:val="24"/>
        </w:rPr>
      </w:pPr>
    </w:p>
    <w:p w14:paraId="6147D86B" w14:textId="77777777" w:rsidR="007D2A9A" w:rsidRPr="007D2A9A" w:rsidRDefault="00FE3FC8" w:rsidP="000816C6">
      <w:pPr>
        <w:pStyle w:val="ListParagraph"/>
        <w:numPr>
          <w:ilvl w:val="0"/>
          <w:numId w:val="47"/>
        </w:numPr>
        <w:jc w:val="both"/>
        <w:rPr>
          <w:szCs w:val="24"/>
        </w:rPr>
      </w:pPr>
      <w:r w:rsidRPr="000E70FE">
        <w:rPr>
          <w:b/>
          <w:szCs w:val="24"/>
        </w:rPr>
        <w:lastRenderedPageBreak/>
        <w:t>Performance:</w:t>
      </w:r>
    </w:p>
    <w:p w14:paraId="6A9DF159" w14:textId="7D5281BB" w:rsidR="007D2A9A" w:rsidRPr="007D2A9A" w:rsidRDefault="00FE3FC8" w:rsidP="000816C6">
      <w:pPr>
        <w:jc w:val="both"/>
        <w:rPr>
          <w:szCs w:val="24"/>
        </w:rPr>
      </w:pPr>
      <w:r w:rsidRPr="007D2A9A">
        <w:rPr>
          <w:szCs w:val="24"/>
        </w:rPr>
        <w:br/>
        <w:t>Real-time data collection is optimized through BLE communication and efficient packet handling to minimize end-to-end latency.</w:t>
      </w:r>
    </w:p>
    <w:p w14:paraId="524D5F6C" w14:textId="77777777" w:rsidR="007D2A9A" w:rsidRPr="007D2A9A" w:rsidRDefault="007D2A9A" w:rsidP="000816C6">
      <w:pPr>
        <w:pStyle w:val="ListParagraph"/>
        <w:ind w:left="360"/>
        <w:jc w:val="both"/>
        <w:rPr>
          <w:szCs w:val="24"/>
        </w:rPr>
      </w:pPr>
    </w:p>
    <w:p w14:paraId="283CB7C3" w14:textId="77777777" w:rsidR="007D2A9A" w:rsidRPr="007D2A9A" w:rsidRDefault="00FE3FC8" w:rsidP="000816C6">
      <w:pPr>
        <w:pStyle w:val="ListParagraph"/>
        <w:numPr>
          <w:ilvl w:val="0"/>
          <w:numId w:val="47"/>
        </w:numPr>
        <w:jc w:val="both"/>
        <w:rPr>
          <w:szCs w:val="24"/>
        </w:rPr>
      </w:pPr>
      <w:r w:rsidRPr="000E70FE">
        <w:rPr>
          <w:b/>
          <w:szCs w:val="24"/>
        </w:rPr>
        <w:t>Modularity:</w:t>
      </w:r>
    </w:p>
    <w:p w14:paraId="5FB42C4B" w14:textId="04FAE556" w:rsidR="00FE3FC8" w:rsidRPr="007D2A9A" w:rsidRDefault="00FE3FC8" w:rsidP="000816C6">
      <w:pPr>
        <w:jc w:val="both"/>
        <w:rPr>
          <w:szCs w:val="24"/>
        </w:rPr>
      </w:pPr>
      <w:r w:rsidRPr="007D2A9A">
        <w:rPr>
          <w:szCs w:val="24"/>
        </w:rPr>
        <w:br/>
        <w:t>Each system component (wearable devices, mobile application, and backend services) is designed as an independent module to simplify maintenance and future updates.</w:t>
      </w:r>
    </w:p>
    <w:p w14:paraId="3E8438DF" w14:textId="442EFF20" w:rsidR="00E3047B" w:rsidRPr="000E70FE" w:rsidRDefault="00E3047B" w:rsidP="000816C6">
      <w:pPr>
        <w:jc w:val="both"/>
        <w:rPr>
          <w:szCs w:val="24"/>
        </w:rPr>
      </w:pPr>
    </w:p>
    <w:p w14:paraId="45A396E4" w14:textId="77777777" w:rsidR="00A84E82" w:rsidRPr="000E70FE" w:rsidRDefault="00A84E82" w:rsidP="000816C6">
      <w:pPr>
        <w:jc w:val="both"/>
        <w:rPr>
          <w:szCs w:val="24"/>
        </w:rPr>
      </w:pPr>
    </w:p>
    <w:p w14:paraId="7186A4DE" w14:textId="1935553F" w:rsidR="00361A68" w:rsidRPr="000E70FE" w:rsidRDefault="004F3953" w:rsidP="000816C6">
      <w:pPr>
        <w:pStyle w:val="Heading1"/>
        <w:numPr>
          <w:ilvl w:val="0"/>
          <w:numId w:val="5"/>
        </w:numPr>
        <w:jc w:val="both"/>
        <w:rPr>
          <w:szCs w:val="24"/>
        </w:rPr>
      </w:pPr>
      <w:bookmarkStart w:id="10" w:name="_Toc60144437"/>
      <w:bookmarkStart w:id="11" w:name="_Toc218201393"/>
      <w:proofErr w:type="spellStart"/>
      <w:r w:rsidRPr="000E70FE">
        <w:rPr>
          <w:szCs w:val="24"/>
        </w:rPr>
        <w:t>BPSync</w:t>
      </w:r>
      <w:proofErr w:type="spellEnd"/>
      <w:r w:rsidRPr="000E70FE">
        <w:rPr>
          <w:szCs w:val="24"/>
        </w:rPr>
        <w:t xml:space="preserve"> </w:t>
      </w:r>
      <w:r w:rsidR="00361A68" w:rsidRPr="000E70FE">
        <w:rPr>
          <w:szCs w:val="24"/>
        </w:rPr>
        <w:t xml:space="preserve">Software </w:t>
      </w:r>
      <w:r w:rsidRPr="000E70FE">
        <w:rPr>
          <w:szCs w:val="24"/>
        </w:rPr>
        <w:t>Detailed</w:t>
      </w:r>
      <w:r w:rsidR="00361A68" w:rsidRPr="000E70FE">
        <w:rPr>
          <w:szCs w:val="24"/>
        </w:rPr>
        <w:t xml:space="preserve"> Design</w:t>
      </w:r>
      <w:bookmarkEnd w:id="10"/>
      <w:bookmarkEnd w:id="11"/>
    </w:p>
    <w:p w14:paraId="556FBB07" w14:textId="77777777" w:rsidR="00361A68" w:rsidRPr="000E70FE" w:rsidRDefault="00361A68" w:rsidP="000816C6">
      <w:pPr>
        <w:jc w:val="both"/>
        <w:rPr>
          <w:szCs w:val="24"/>
        </w:rPr>
      </w:pPr>
    </w:p>
    <w:p w14:paraId="26A3686C" w14:textId="77777777" w:rsidR="009B4C2F" w:rsidRPr="000E70FE" w:rsidRDefault="009B4C2F" w:rsidP="000816C6">
      <w:pPr>
        <w:jc w:val="both"/>
        <w:rPr>
          <w:szCs w:val="24"/>
        </w:rPr>
      </w:pPr>
      <w:r w:rsidRPr="000E70FE">
        <w:rPr>
          <w:szCs w:val="24"/>
        </w:rPr>
        <w:t>This section provides a detailed design of the key components in the software subsystem of the BP-Sync system. Each component is described in terms of its responsibilities, inputs, outputs, and key functions.</w:t>
      </w:r>
    </w:p>
    <w:p w14:paraId="18EF016D" w14:textId="77777777" w:rsidR="00361A68" w:rsidRPr="000E70FE" w:rsidRDefault="00361A68" w:rsidP="000816C6">
      <w:pPr>
        <w:jc w:val="both"/>
        <w:rPr>
          <w:szCs w:val="24"/>
        </w:rPr>
      </w:pPr>
    </w:p>
    <w:p w14:paraId="2416810D" w14:textId="77777777" w:rsidR="002243F2" w:rsidRPr="000E70FE" w:rsidRDefault="002243F2" w:rsidP="000816C6">
      <w:pPr>
        <w:jc w:val="both"/>
        <w:rPr>
          <w:szCs w:val="24"/>
        </w:rPr>
      </w:pPr>
    </w:p>
    <w:p w14:paraId="0E618A05" w14:textId="62C13C89" w:rsidR="00FE7E09" w:rsidRPr="000E70FE" w:rsidRDefault="002243F2" w:rsidP="000816C6">
      <w:pPr>
        <w:pStyle w:val="Heading1"/>
        <w:jc w:val="both"/>
        <w:rPr>
          <w:szCs w:val="24"/>
        </w:rPr>
      </w:pPr>
      <w:bookmarkStart w:id="12" w:name="_Toc60144438"/>
      <w:bookmarkStart w:id="13" w:name="_Toc218201394"/>
      <w:r w:rsidRPr="000E70FE">
        <w:rPr>
          <w:szCs w:val="24"/>
        </w:rPr>
        <w:t>4</w:t>
      </w:r>
      <w:r w:rsidR="00FE7E09" w:rsidRPr="000E70FE">
        <w:rPr>
          <w:szCs w:val="24"/>
        </w:rPr>
        <w:t>.1</w:t>
      </w:r>
      <w:bookmarkEnd w:id="12"/>
      <w:r w:rsidR="002468AF" w:rsidRPr="000E70FE">
        <w:rPr>
          <w:b w:val="0"/>
          <w:szCs w:val="24"/>
        </w:rPr>
        <w:t xml:space="preserve"> </w:t>
      </w:r>
      <w:r w:rsidR="002468AF" w:rsidRPr="000E70FE">
        <w:rPr>
          <w:szCs w:val="24"/>
        </w:rPr>
        <w:t>Wrist Module Firmware</w:t>
      </w:r>
      <w:bookmarkEnd w:id="13"/>
    </w:p>
    <w:p w14:paraId="4EF8A16E" w14:textId="77777777" w:rsidR="00FE7E09" w:rsidRPr="000E70FE" w:rsidRDefault="00FE7E09" w:rsidP="000816C6">
      <w:pPr>
        <w:jc w:val="both"/>
        <w:rPr>
          <w:szCs w:val="24"/>
        </w:rPr>
      </w:pPr>
    </w:p>
    <w:p w14:paraId="50016767" w14:textId="52E5A7B2" w:rsidR="00693C99" w:rsidRPr="000E70FE" w:rsidRDefault="007558A4" w:rsidP="000816C6">
      <w:pPr>
        <w:jc w:val="both"/>
        <w:rPr>
          <w:szCs w:val="24"/>
        </w:rPr>
      </w:pPr>
      <w:r w:rsidRPr="000E70FE">
        <w:rPr>
          <w:szCs w:val="24"/>
        </w:rPr>
        <w:t>This module is the central wearable hub. It measures PPG + wrist IMU + temperature, receives ECG + chest IMU from the chest module via BLE, and relays everything to the smartphone over BLE.</w:t>
      </w:r>
    </w:p>
    <w:p w14:paraId="64D01E67" w14:textId="77777777" w:rsidR="007558A4" w:rsidRPr="000E70FE" w:rsidRDefault="007558A4" w:rsidP="000816C6">
      <w:pPr>
        <w:jc w:val="both"/>
        <w:rPr>
          <w:szCs w:val="24"/>
        </w:rPr>
      </w:pPr>
    </w:p>
    <w:p w14:paraId="3A761B51" w14:textId="77777777" w:rsidR="00AB489B" w:rsidRDefault="00AB489B" w:rsidP="000816C6">
      <w:pPr>
        <w:jc w:val="both"/>
        <w:rPr>
          <w:b/>
          <w:szCs w:val="24"/>
        </w:rPr>
      </w:pPr>
      <w:r w:rsidRPr="000E70FE">
        <w:rPr>
          <w:b/>
          <w:szCs w:val="24"/>
        </w:rPr>
        <w:t>Responsibilities</w:t>
      </w:r>
    </w:p>
    <w:p w14:paraId="3BA7A877" w14:textId="77777777" w:rsidR="007D2A9A" w:rsidRPr="000E70FE" w:rsidRDefault="007D2A9A" w:rsidP="000816C6">
      <w:pPr>
        <w:jc w:val="both"/>
        <w:rPr>
          <w:b/>
          <w:szCs w:val="24"/>
        </w:rPr>
      </w:pPr>
    </w:p>
    <w:p w14:paraId="6002C6DE" w14:textId="77777777" w:rsidR="00AB489B" w:rsidRPr="000E70FE" w:rsidRDefault="00AB489B" w:rsidP="000816C6">
      <w:pPr>
        <w:numPr>
          <w:ilvl w:val="0"/>
          <w:numId w:val="17"/>
        </w:numPr>
        <w:jc w:val="both"/>
        <w:rPr>
          <w:szCs w:val="24"/>
        </w:rPr>
      </w:pPr>
      <w:r w:rsidRPr="000E70FE">
        <w:rPr>
          <w:szCs w:val="24"/>
        </w:rPr>
        <w:t xml:space="preserve">Acquire </w:t>
      </w:r>
      <w:r w:rsidRPr="000E70FE">
        <w:rPr>
          <w:b/>
          <w:szCs w:val="24"/>
        </w:rPr>
        <w:t>PPG</w:t>
      </w:r>
      <w:r w:rsidRPr="000E70FE">
        <w:rPr>
          <w:szCs w:val="24"/>
        </w:rPr>
        <w:t xml:space="preserve"> (MAX30102), </w:t>
      </w:r>
      <w:r w:rsidRPr="000E70FE">
        <w:rPr>
          <w:b/>
          <w:szCs w:val="24"/>
        </w:rPr>
        <w:t>wrist IMU</w:t>
      </w:r>
      <w:r w:rsidRPr="000E70FE">
        <w:rPr>
          <w:szCs w:val="24"/>
        </w:rPr>
        <w:t xml:space="preserve"> (MPU6050), and </w:t>
      </w:r>
      <w:r w:rsidRPr="000E70FE">
        <w:rPr>
          <w:b/>
          <w:szCs w:val="24"/>
        </w:rPr>
        <w:t>temperature</w:t>
      </w:r>
      <w:r w:rsidRPr="000E70FE">
        <w:rPr>
          <w:szCs w:val="24"/>
        </w:rPr>
        <w:t xml:space="preserve"> (MCP9808) with stable sampling profiles.</w:t>
      </w:r>
    </w:p>
    <w:p w14:paraId="659427AF" w14:textId="77777777" w:rsidR="00AB489B" w:rsidRPr="000E70FE" w:rsidRDefault="00AB489B" w:rsidP="000816C6">
      <w:pPr>
        <w:numPr>
          <w:ilvl w:val="0"/>
          <w:numId w:val="17"/>
        </w:numPr>
        <w:jc w:val="both"/>
        <w:rPr>
          <w:szCs w:val="24"/>
        </w:rPr>
      </w:pPr>
      <w:r w:rsidRPr="000E70FE">
        <w:rPr>
          <w:szCs w:val="24"/>
        </w:rPr>
        <w:t xml:space="preserve">Connect to the </w:t>
      </w:r>
      <w:r w:rsidRPr="000E70FE">
        <w:rPr>
          <w:b/>
          <w:szCs w:val="24"/>
        </w:rPr>
        <w:t>chest module over BLE</w:t>
      </w:r>
      <w:r w:rsidRPr="000E70FE">
        <w:rPr>
          <w:szCs w:val="24"/>
        </w:rPr>
        <w:t xml:space="preserve"> and subscribe to ECG+IMU streams.</w:t>
      </w:r>
    </w:p>
    <w:p w14:paraId="7FC35A22" w14:textId="77777777" w:rsidR="00AB489B" w:rsidRPr="000E70FE" w:rsidRDefault="00AB489B" w:rsidP="000816C6">
      <w:pPr>
        <w:numPr>
          <w:ilvl w:val="0"/>
          <w:numId w:val="17"/>
        </w:numPr>
        <w:jc w:val="both"/>
        <w:rPr>
          <w:szCs w:val="24"/>
        </w:rPr>
      </w:pPr>
      <w:r w:rsidRPr="000E70FE">
        <w:rPr>
          <w:szCs w:val="24"/>
        </w:rPr>
        <w:t>Merge multi-stream data into a unified session timeline and transmit to the phone via BLE.</w:t>
      </w:r>
    </w:p>
    <w:p w14:paraId="0465CA55" w14:textId="77777777" w:rsidR="00AB489B" w:rsidRPr="000E70FE" w:rsidRDefault="00AB489B" w:rsidP="000816C6">
      <w:pPr>
        <w:numPr>
          <w:ilvl w:val="0"/>
          <w:numId w:val="17"/>
        </w:numPr>
        <w:jc w:val="both"/>
        <w:rPr>
          <w:szCs w:val="24"/>
        </w:rPr>
      </w:pPr>
      <w:r w:rsidRPr="000E70FE">
        <w:rPr>
          <w:szCs w:val="24"/>
        </w:rPr>
        <w:t>Produce signal quality/segment usefulness indicators (SQI + motion-based gating flags).</w:t>
      </w:r>
    </w:p>
    <w:p w14:paraId="500FDBA5" w14:textId="77777777" w:rsidR="00AB489B" w:rsidRDefault="00AB489B" w:rsidP="000816C6">
      <w:pPr>
        <w:numPr>
          <w:ilvl w:val="0"/>
          <w:numId w:val="17"/>
        </w:numPr>
        <w:jc w:val="both"/>
        <w:rPr>
          <w:szCs w:val="24"/>
        </w:rPr>
      </w:pPr>
      <w:r w:rsidRPr="000E70FE">
        <w:rPr>
          <w:szCs w:val="24"/>
        </w:rPr>
        <w:t>Handle buffering and reconnection events without corrupting the session.</w:t>
      </w:r>
    </w:p>
    <w:p w14:paraId="78AC0147" w14:textId="77777777" w:rsidR="007D2A9A" w:rsidRDefault="007D2A9A" w:rsidP="000816C6">
      <w:pPr>
        <w:jc w:val="both"/>
        <w:rPr>
          <w:szCs w:val="24"/>
        </w:rPr>
      </w:pPr>
    </w:p>
    <w:p w14:paraId="52AD1DE0" w14:textId="3C95C18C" w:rsidR="007D2A9A" w:rsidRDefault="007D2A9A" w:rsidP="000816C6">
      <w:pPr>
        <w:jc w:val="both"/>
        <w:rPr>
          <w:b/>
          <w:bCs/>
          <w:szCs w:val="24"/>
        </w:rPr>
      </w:pPr>
      <w:r w:rsidRPr="007D2A9A">
        <w:rPr>
          <w:b/>
          <w:bCs/>
          <w:szCs w:val="24"/>
        </w:rPr>
        <w:t>Justification</w:t>
      </w:r>
    </w:p>
    <w:p w14:paraId="1F8C2A8B" w14:textId="77777777" w:rsidR="007D2A9A" w:rsidRPr="007D2A9A" w:rsidRDefault="007D2A9A" w:rsidP="000816C6">
      <w:pPr>
        <w:jc w:val="both"/>
        <w:rPr>
          <w:b/>
          <w:bCs/>
          <w:szCs w:val="24"/>
        </w:rPr>
      </w:pPr>
    </w:p>
    <w:p w14:paraId="1C96762F" w14:textId="0B70E481" w:rsidR="007D2A9A" w:rsidRDefault="007D2A9A" w:rsidP="000816C6">
      <w:pPr>
        <w:jc w:val="both"/>
        <w:rPr>
          <w:szCs w:val="24"/>
        </w:rPr>
      </w:pPr>
      <w:r>
        <w:rPr>
          <w:szCs w:val="24"/>
        </w:rPr>
        <w:t xml:space="preserve"> </w:t>
      </w:r>
      <w:r w:rsidRPr="007D2A9A">
        <w:rPr>
          <w:szCs w:val="24"/>
        </w:rPr>
        <w:t>The wrist module acts as the central wearable hub by merging ECG data received from the chest module with locally acquired PPG, IMU, and temperature signals. This design reduces the processing burden on the mobile application and ensures synchronized sensor streams before transmission.</w:t>
      </w:r>
    </w:p>
    <w:p w14:paraId="0AFF9E84" w14:textId="77777777" w:rsidR="007D2A9A" w:rsidRPr="007D2A9A" w:rsidRDefault="007D2A9A" w:rsidP="000816C6">
      <w:pPr>
        <w:jc w:val="both"/>
        <w:rPr>
          <w:szCs w:val="24"/>
        </w:rPr>
      </w:pPr>
    </w:p>
    <w:p w14:paraId="0B6A2EB3" w14:textId="77777777" w:rsidR="00AB489B" w:rsidRDefault="00AB489B" w:rsidP="000816C6">
      <w:pPr>
        <w:jc w:val="both"/>
        <w:rPr>
          <w:b/>
          <w:szCs w:val="24"/>
        </w:rPr>
      </w:pPr>
      <w:r w:rsidRPr="000E70FE">
        <w:rPr>
          <w:b/>
          <w:szCs w:val="24"/>
        </w:rPr>
        <w:t>Inputs</w:t>
      </w:r>
    </w:p>
    <w:p w14:paraId="6E15DBC8" w14:textId="77777777" w:rsidR="007D2A9A" w:rsidRPr="000E70FE" w:rsidRDefault="007D2A9A" w:rsidP="000816C6">
      <w:pPr>
        <w:jc w:val="both"/>
        <w:rPr>
          <w:b/>
          <w:szCs w:val="24"/>
        </w:rPr>
      </w:pPr>
    </w:p>
    <w:p w14:paraId="038E2FC5" w14:textId="38159F06" w:rsidR="00AB489B" w:rsidRPr="000E70FE" w:rsidRDefault="00AB489B" w:rsidP="000816C6">
      <w:pPr>
        <w:numPr>
          <w:ilvl w:val="0"/>
          <w:numId w:val="18"/>
        </w:numPr>
        <w:jc w:val="both"/>
        <w:rPr>
          <w:szCs w:val="24"/>
        </w:rPr>
      </w:pPr>
      <w:r w:rsidRPr="000E70FE">
        <w:rPr>
          <w:szCs w:val="24"/>
        </w:rPr>
        <w:t xml:space="preserve">PPG samples from MAX30102 </w:t>
      </w:r>
    </w:p>
    <w:p w14:paraId="00CB4886" w14:textId="30827755" w:rsidR="00AB489B" w:rsidRPr="000E70FE" w:rsidRDefault="00AB489B" w:rsidP="000816C6">
      <w:pPr>
        <w:numPr>
          <w:ilvl w:val="0"/>
          <w:numId w:val="18"/>
        </w:numPr>
        <w:jc w:val="both"/>
        <w:rPr>
          <w:szCs w:val="24"/>
        </w:rPr>
      </w:pPr>
      <w:r w:rsidRPr="000E70FE">
        <w:rPr>
          <w:szCs w:val="24"/>
        </w:rPr>
        <w:t xml:space="preserve">Wrist IMU samples from MPU6050 </w:t>
      </w:r>
    </w:p>
    <w:p w14:paraId="11A9F9C0" w14:textId="77777777" w:rsidR="00AB489B" w:rsidRPr="000E70FE" w:rsidRDefault="00AB489B" w:rsidP="000816C6">
      <w:pPr>
        <w:numPr>
          <w:ilvl w:val="0"/>
          <w:numId w:val="18"/>
        </w:numPr>
        <w:jc w:val="both"/>
        <w:rPr>
          <w:szCs w:val="24"/>
        </w:rPr>
      </w:pPr>
      <w:r w:rsidRPr="000E70FE">
        <w:rPr>
          <w:szCs w:val="24"/>
        </w:rPr>
        <w:t>Temperature samples from MCP9808</w:t>
      </w:r>
    </w:p>
    <w:p w14:paraId="40DEEFA7" w14:textId="77777777" w:rsidR="00AB489B" w:rsidRPr="000E70FE" w:rsidRDefault="00AB489B" w:rsidP="000816C6">
      <w:pPr>
        <w:numPr>
          <w:ilvl w:val="0"/>
          <w:numId w:val="18"/>
        </w:numPr>
        <w:jc w:val="both"/>
        <w:rPr>
          <w:szCs w:val="24"/>
        </w:rPr>
      </w:pPr>
      <w:r w:rsidRPr="000E70FE">
        <w:rPr>
          <w:szCs w:val="24"/>
        </w:rPr>
        <w:t>Incoming BLE packets from Chest Module:</w:t>
      </w:r>
    </w:p>
    <w:p w14:paraId="439CA1C9" w14:textId="77777777" w:rsidR="00AB489B" w:rsidRPr="000E70FE" w:rsidRDefault="00AB489B" w:rsidP="000816C6">
      <w:pPr>
        <w:numPr>
          <w:ilvl w:val="1"/>
          <w:numId w:val="18"/>
        </w:numPr>
        <w:jc w:val="both"/>
        <w:rPr>
          <w:szCs w:val="24"/>
        </w:rPr>
      </w:pPr>
      <w:r w:rsidRPr="000E70FE">
        <w:rPr>
          <w:szCs w:val="24"/>
        </w:rPr>
        <w:t>ECG frames</w:t>
      </w:r>
    </w:p>
    <w:p w14:paraId="6AF78285" w14:textId="77777777" w:rsidR="00AB489B" w:rsidRPr="000E70FE" w:rsidRDefault="00AB489B" w:rsidP="000816C6">
      <w:pPr>
        <w:numPr>
          <w:ilvl w:val="1"/>
          <w:numId w:val="18"/>
        </w:numPr>
        <w:jc w:val="both"/>
        <w:rPr>
          <w:szCs w:val="24"/>
        </w:rPr>
      </w:pPr>
      <w:r w:rsidRPr="000E70FE">
        <w:rPr>
          <w:szCs w:val="24"/>
        </w:rPr>
        <w:t>Chest IMU frames</w:t>
      </w:r>
    </w:p>
    <w:p w14:paraId="345714BD" w14:textId="77777777" w:rsidR="00AB489B" w:rsidRDefault="00AB489B" w:rsidP="000816C6">
      <w:pPr>
        <w:numPr>
          <w:ilvl w:val="0"/>
          <w:numId w:val="18"/>
        </w:numPr>
        <w:jc w:val="both"/>
        <w:rPr>
          <w:szCs w:val="24"/>
        </w:rPr>
      </w:pPr>
      <w:r w:rsidRPr="000E70FE">
        <w:rPr>
          <w:szCs w:val="24"/>
        </w:rPr>
        <w:t>Session control commands from phone (start/stop/config)</w:t>
      </w:r>
    </w:p>
    <w:p w14:paraId="1FE48294" w14:textId="77777777" w:rsidR="007D2A9A" w:rsidRDefault="007D2A9A" w:rsidP="000816C6">
      <w:pPr>
        <w:jc w:val="both"/>
        <w:rPr>
          <w:szCs w:val="24"/>
        </w:rPr>
      </w:pPr>
    </w:p>
    <w:p w14:paraId="4FC0FADA" w14:textId="77777777" w:rsidR="00073082" w:rsidRDefault="00073082" w:rsidP="000816C6">
      <w:pPr>
        <w:jc w:val="both"/>
        <w:rPr>
          <w:szCs w:val="24"/>
        </w:rPr>
      </w:pPr>
    </w:p>
    <w:p w14:paraId="57F05703" w14:textId="77777777" w:rsidR="00073082" w:rsidRDefault="00073082" w:rsidP="000816C6">
      <w:pPr>
        <w:jc w:val="both"/>
        <w:rPr>
          <w:szCs w:val="24"/>
        </w:rPr>
      </w:pPr>
    </w:p>
    <w:p w14:paraId="0BDE3DE1" w14:textId="77777777" w:rsidR="000816C6" w:rsidRDefault="000816C6" w:rsidP="000816C6">
      <w:pPr>
        <w:jc w:val="both"/>
        <w:rPr>
          <w:szCs w:val="24"/>
        </w:rPr>
      </w:pPr>
    </w:p>
    <w:p w14:paraId="446C69E5" w14:textId="77777777" w:rsidR="000816C6" w:rsidRPr="000E70FE" w:rsidRDefault="000816C6" w:rsidP="000816C6">
      <w:pPr>
        <w:jc w:val="both"/>
        <w:rPr>
          <w:szCs w:val="24"/>
        </w:rPr>
      </w:pPr>
    </w:p>
    <w:p w14:paraId="4D55C400" w14:textId="55244426" w:rsidR="007D2A9A" w:rsidRDefault="00AB489B" w:rsidP="000816C6">
      <w:pPr>
        <w:jc w:val="both"/>
        <w:rPr>
          <w:b/>
          <w:szCs w:val="24"/>
        </w:rPr>
      </w:pPr>
      <w:r w:rsidRPr="000E70FE">
        <w:rPr>
          <w:b/>
          <w:szCs w:val="24"/>
        </w:rPr>
        <w:lastRenderedPageBreak/>
        <w:t>Outputs</w:t>
      </w:r>
    </w:p>
    <w:p w14:paraId="17E235CD" w14:textId="77777777" w:rsidR="000816C6" w:rsidRPr="000E70FE" w:rsidRDefault="000816C6" w:rsidP="000816C6">
      <w:pPr>
        <w:jc w:val="both"/>
        <w:rPr>
          <w:b/>
          <w:szCs w:val="24"/>
        </w:rPr>
      </w:pPr>
    </w:p>
    <w:p w14:paraId="62CE3B09" w14:textId="77777777" w:rsidR="00AB489B" w:rsidRPr="000E70FE" w:rsidRDefault="00AB489B" w:rsidP="000816C6">
      <w:pPr>
        <w:numPr>
          <w:ilvl w:val="0"/>
          <w:numId w:val="19"/>
        </w:numPr>
        <w:jc w:val="both"/>
        <w:rPr>
          <w:szCs w:val="24"/>
        </w:rPr>
      </w:pPr>
      <w:r w:rsidRPr="000E70FE">
        <w:rPr>
          <w:szCs w:val="24"/>
        </w:rPr>
        <w:t xml:space="preserve">BLE stream to smartphone: </w:t>
      </w:r>
      <w:r w:rsidRPr="000E70FE">
        <w:rPr>
          <w:b/>
          <w:szCs w:val="24"/>
        </w:rPr>
        <w:t>Merged Session Packets</w:t>
      </w:r>
      <w:r w:rsidRPr="000E70FE">
        <w:rPr>
          <w:szCs w:val="24"/>
        </w:rPr>
        <w:t xml:space="preserve"> containing</w:t>
      </w:r>
      <w:r w:rsidRPr="000E70FE">
        <w:rPr>
          <w:szCs w:val="24"/>
        </w:rPr>
        <w:br/>
        <w:t>ECG + Chest IMU + PPG + Wrist IMU + Temp (+ metadata)</w:t>
      </w:r>
    </w:p>
    <w:p w14:paraId="1CBBA290" w14:textId="77777777" w:rsidR="00AB489B" w:rsidRPr="000E70FE" w:rsidRDefault="00AB489B" w:rsidP="000816C6">
      <w:pPr>
        <w:numPr>
          <w:ilvl w:val="0"/>
          <w:numId w:val="19"/>
        </w:numPr>
        <w:jc w:val="both"/>
        <w:rPr>
          <w:szCs w:val="24"/>
        </w:rPr>
      </w:pPr>
      <w:r w:rsidRPr="000E70FE">
        <w:rPr>
          <w:szCs w:val="24"/>
        </w:rPr>
        <w:t>Live status to phone (battery, connection state, quality flags)</w:t>
      </w:r>
    </w:p>
    <w:p w14:paraId="65581D11" w14:textId="77777777" w:rsidR="00AB489B" w:rsidRDefault="00AB489B" w:rsidP="000816C6">
      <w:pPr>
        <w:numPr>
          <w:ilvl w:val="0"/>
          <w:numId w:val="19"/>
        </w:numPr>
        <w:jc w:val="both"/>
        <w:rPr>
          <w:szCs w:val="24"/>
        </w:rPr>
      </w:pPr>
      <w:r w:rsidRPr="000E70FE">
        <w:rPr>
          <w:szCs w:val="24"/>
        </w:rPr>
        <w:t>Local short-term buffers (ring buffer) for dropouts</w:t>
      </w:r>
    </w:p>
    <w:p w14:paraId="61F05B28" w14:textId="77777777" w:rsidR="007D2A9A" w:rsidRPr="000E70FE" w:rsidRDefault="007D2A9A" w:rsidP="000816C6">
      <w:pPr>
        <w:jc w:val="both"/>
        <w:rPr>
          <w:szCs w:val="24"/>
        </w:rPr>
      </w:pPr>
    </w:p>
    <w:p w14:paraId="005FFC35" w14:textId="77777777" w:rsidR="00AB489B" w:rsidRDefault="00AB489B" w:rsidP="000816C6">
      <w:pPr>
        <w:jc w:val="both"/>
        <w:rPr>
          <w:b/>
          <w:szCs w:val="24"/>
        </w:rPr>
      </w:pPr>
      <w:r w:rsidRPr="000E70FE">
        <w:rPr>
          <w:b/>
          <w:szCs w:val="24"/>
        </w:rPr>
        <w:t>Core Functions</w:t>
      </w:r>
    </w:p>
    <w:p w14:paraId="7EC10CF3" w14:textId="77777777" w:rsidR="007D2A9A" w:rsidRPr="000E70FE" w:rsidRDefault="007D2A9A" w:rsidP="000816C6">
      <w:pPr>
        <w:jc w:val="both"/>
        <w:rPr>
          <w:b/>
          <w:szCs w:val="24"/>
        </w:rPr>
      </w:pPr>
    </w:p>
    <w:p w14:paraId="7D5B275C" w14:textId="77777777" w:rsidR="00AB489B" w:rsidRPr="000E70FE" w:rsidRDefault="00AB489B" w:rsidP="000816C6">
      <w:pPr>
        <w:numPr>
          <w:ilvl w:val="0"/>
          <w:numId w:val="20"/>
        </w:numPr>
        <w:jc w:val="both"/>
        <w:rPr>
          <w:szCs w:val="24"/>
        </w:rPr>
      </w:pPr>
      <w:r w:rsidRPr="000E70FE">
        <w:rPr>
          <w:b/>
          <w:szCs w:val="24"/>
        </w:rPr>
        <w:t>Multi-Sensor Sampling</w:t>
      </w:r>
    </w:p>
    <w:p w14:paraId="2D01F7C6" w14:textId="77777777" w:rsidR="00AB489B" w:rsidRPr="000E70FE" w:rsidRDefault="00AB489B" w:rsidP="000816C6">
      <w:pPr>
        <w:numPr>
          <w:ilvl w:val="1"/>
          <w:numId w:val="20"/>
        </w:numPr>
        <w:jc w:val="both"/>
        <w:rPr>
          <w:szCs w:val="24"/>
        </w:rPr>
      </w:pPr>
      <w:r w:rsidRPr="000E70FE">
        <w:rPr>
          <w:szCs w:val="24"/>
        </w:rPr>
        <w:t>Reads PPG continuously during sessions; supports configurable sampling profiles.</w:t>
      </w:r>
    </w:p>
    <w:p w14:paraId="3F8B38D4" w14:textId="77777777" w:rsidR="00AB489B" w:rsidRPr="000E70FE" w:rsidRDefault="00AB489B" w:rsidP="000816C6">
      <w:pPr>
        <w:numPr>
          <w:ilvl w:val="1"/>
          <w:numId w:val="20"/>
        </w:numPr>
        <w:jc w:val="both"/>
        <w:rPr>
          <w:szCs w:val="24"/>
        </w:rPr>
      </w:pPr>
      <w:r w:rsidRPr="000E70FE">
        <w:rPr>
          <w:szCs w:val="24"/>
        </w:rPr>
        <w:t>Reads wrist IMU at moderate rate to detect motion artifacts.</w:t>
      </w:r>
    </w:p>
    <w:p w14:paraId="5B0FE4F2" w14:textId="77777777" w:rsidR="00AB489B" w:rsidRPr="000E70FE" w:rsidRDefault="00AB489B" w:rsidP="000816C6">
      <w:pPr>
        <w:numPr>
          <w:ilvl w:val="1"/>
          <w:numId w:val="20"/>
        </w:numPr>
        <w:jc w:val="both"/>
        <w:rPr>
          <w:szCs w:val="24"/>
        </w:rPr>
      </w:pPr>
      <w:r w:rsidRPr="000E70FE">
        <w:rPr>
          <w:szCs w:val="24"/>
        </w:rPr>
        <w:t>Reads temperature periodically (low rate) for context and contact-change detection.</w:t>
      </w:r>
    </w:p>
    <w:p w14:paraId="0BCF0025" w14:textId="77777777" w:rsidR="00AB489B" w:rsidRPr="000E70FE" w:rsidRDefault="00AB489B" w:rsidP="000816C6">
      <w:pPr>
        <w:numPr>
          <w:ilvl w:val="0"/>
          <w:numId w:val="20"/>
        </w:numPr>
        <w:jc w:val="both"/>
        <w:rPr>
          <w:szCs w:val="24"/>
        </w:rPr>
      </w:pPr>
      <w:r w:rsidRPr="000E70FE">
        <w:rPr>
          <w:b/>
          <w:szCs w:val="24"/>
        </w:rPr>
        <w:t>Chest Connection &amp; Subscription (BLE Central Role)</w:t>
      </w:r>
    </w:p>
    <w:p w14:paraId="1F4531F5" w14:textId="77777777" w:rsidR="00AB489B" w:rsidRPr="000E70FE" w:rsidRDefault="00AB489B" w:rsidP="000816C6">
      <w:pPr>
        <w:numPr>
          <w:ilvl w:val="1"/>
          <w:numId w:val="20"/>
        </w:numPr>
        <w:jc w:val="both"/>
        <w:rPr>
          <w:szCs w:val="24"/>
        </w:rPr>
      </w:pPr>
      <w:r w:rsidRPr="000E70FE">
        <w:rPr>
          <w:szCs w:val="24"/>
        </w:rPr>
        <w:t>Scans and connects to chest device.</w:t>
      </w:r>
    </w:p>
    <w:p w14:paraId="3C9A456B" w14:textId="77777777" w:rsidR="00AB489B" w:rsidRPr="000E70FE" w:rsidRDefault="00AB489B" w:rsidP="000816C6">
      <w:pPr>
        <w:numPr>
          <w:ilvl w:val="1"/>
          <w:numId w:val="20"/>
        </w:numPr>
        <w:jc w:val="both"/>
        <w:rPr>
          <w:szCs w:val="24"/>
        </w:rPr>
      </w:pPr>
      <w:r w:rsidRPr="000E70FE">
        <w:rPr>
          <w:szCs w:val="24"/>
        </w:rPr>
        <w:t>Subscribes to ECG and chest IMU characteristics.</w:t>
      </w:r>
    </w:p>
    <w:p w14:paraId="0565E34E" w14:textId="77777777" w:rsidR="00AB489B" w:rsidRPr="000E70FE" w:rsidRDefault="00AB489B" w:rsidP="000816C6">
      <w:pPr>
        <w:numPr>
          <w:ilvl w:val="1"/>
          <w:numId w:val="20"/>
        </w:numPr>
        <w:jc w:val="both"/>
        <w:rPr>
          <w:szCs w:val="24"/>
        </w:rPr>
      </w:pPr>
      <w:r w:rsidRPr="000E70FE">
        <w:rPr>
          <w:szCs w:val="24"/>
        </w:rPr>
        <w:t>Validates sequence numbers and tracks packet loss rate.</w:t>
      </w:r>
    </w:p>
    <w:p w14:paraId="30CDDB1D" w14:textId="77777777" w:rsidR="00AB489B" w:rsidRPr="000E70FE" w:rsidRDefault="00AB489B" w:rsidP="000816C6">
      <w:pPr>
        <w:numPr>
          <w:ilvl w:val="0"/>
          <w:numId w:val="20"/>
        </w:numPr>
        <w:jc w:val="both"/>
        <w:rPr>
          <w:szCs w:val="24"/>
        </w:rPr>
      </w:pPr>
      <w:r w:rsidRPr="000E70FE">
        <w:rPr>
          <w:b/>
          <w:szCs w:val="24"/>
        </w:rPr>
        <w:t>Stream Merging &amp; Timestamp Normalization</w:t>
      </w:r>
    </w:p>
    <w:p w14:paraId="645BAEB7" w14:textId="77777777" w:rsidR="00AB489B" w:rsidRPr="000E70FE" w:rsidRDefault="00AB489B" w:rsidP="000816C6">
      <w:pPr>
        <w:numPr>
          <w:ilvl w:val="1"/>
          <w:numId w:val="20"/>
        </w:numPr>
        <w:jc w:val="both"/>
        <w:rPr>
          <w:szCs w:val="24"/>
        </w:rPr>
      </w:pPr>
      <w:r w:rsidRPr="000E70FE">
        <w:rPr>
          <w:szCs w:val="24"/>
        </w:rPr>
        <w:t>Maintains a unified time base for multi-stream packets.</w:t>
      </w:r>
    </w:p>
    <w:p w14:paraId="3EB008B6" w14:textId="5F99A676" w:rsidR="00016972" w:rsidRPr="000E70FE" w:rsidRDefault="00AB489B" w:rsidP="000816C6">
      <w:pPr>
        <w:numPr>
          <w:ilvl w:val="1"/>
          <w:numId w:val="20"/>
        </w:numPr>
        <w:jc w:val="both"/>
        <w:rPr>
          <w:szCs w:val="24"/>
        </w:rPr>
      </w:pPr>
      <w:r w:rsidRPr="000E70FE">
        <w:rPr>
          <w:szCs w:val="24"/>
        </w:rPr>
        <w:t>Tags incoming chest frames with wrist receive time (and optional offset correction).</w:t>
      </w:r>
    </w:p>
    <w:p w14:paraId="582067DE" w14:textId="503E3EA4" w:rsidR="005E5CE8" w:rsidRPr="000E70FE" w:rsidRDefault="00AB489B" w:rsidP="000816C6">
      <w:pPr>
        <w:numPr>
          <w:ilvl w:val="1"/>
          <w:numId w:val="20"/>
        </w:numPr>
        <w:jc w:val="both"/>
        <w:rPr>
          <w:szCs w:val="24"/>
        </w:rPr>
      </w:pPr>
      <w:r w:rsidRPr="000E70FE">
        <w:rPr>
          <w:szCs w:val="24"/>
        </w:rPr>
        <w:t>Produces a consistent merged packet structure for backend decoding.</w:t>
      </w:r>
    </w:p>
    <w:p w14:paraId="27F0FFFD" w14:textId="77777777" w:rsidR="00AB489B" w:rsidRPr="000E70FE" w:rsidRDefault="00AB489B" w:rsidP="000816C6">
      <w:pPr>
        <w:numPr>
          <w:ilvl w:val="0"/>
          <w:numId w:val="20"/>
        </w:numPr>
        <w:jc w:val="both"/>
        <w:rPr>
          <w:szCs w:val="24"/>
        </w:rPr>
      </w:pPr>
      <w:r w:rsidRPr="000E70FE">
        <w:rPr>
          <w:b/>
          <w:szCs w:val="24"/>
        </w:rPr>
        <w:t>Quality Gate / Useful Segment Detection</w:t>
      </w:r>
    </w:p>
    <w:p w14:paraId="63995331" w14:textId="77777777" w:rsidR="00AB489B" w:rsidRPr="000E70FE" w:rsidRDefault="00AB489B" w:rsidP="000816C6">
      <w:pPr>
        <w:numPr>
          <w:ilvl w:val="1"/>
          <w:numId w:val="20"/>
        </w:numPr>
        <w:jc w:val="both"/>
        <w:rPr>
          <w:szCs w:val="24"/>
        </w:rPr>
      </w:pPr>
      <w:r w:rsidRPr="000E70FE">
        <w:rPr>
          <w:szCs w:val="24"/>
        </w:rPr>
        <w:t>Computes motion index from wrist IMU (e.g., accel magnitude variance).</w:t>
      </w:r>
    </w:p>
    <w:p w14:paraId="0C19672E" w14:textId="77777777" w:rsidR="00AB489B" w:rsidRPr="000E70FE" w:rsidRDefault="00AB489B" w:rsidP="000816C6">
      <w:pPr>
        <w:numPr>
          <w:ilvl w:val="1"/>
          <w:numId w:val="20"/>
        </w:numPr>
        <w:jc w:val="both"/>
        <w:rPr>
          <w:szCs w:val="24"/>
        </w:rPr>
      </w:pPr>
      <w:r w:rsidRPr="000E70FE">
        <w:rPr>
          <w:szCs w:val="24"/>
        </w:rPr>
        <w:t>Flags windows as HIGH_TRUST / LOW_TRUST based on motion + PPG signal checks.</w:t>
      </w:r>
    </w:p>
    <w:p w14:paraId="45980429" w14:textId="77777777" w:rsidR="00AB489B" w:rsidRPr="000E70FE" w:rsidRDefault="00AB489B" w:rsidP="000816C6">
      <w:pPr>
        <w:numPr>
          <w:ilvl w:val="1"/>
          <w:numId w:val="20"/>
        </w:numPr>
        <w:jc w:val="both"/>
        <w:rPr>
          <w:szCs w:val="24"/>
        </w:rPr>
      </w:pPr>
      <w:r w:rsidRPr="000E70FE">
        <w:rPr>
          <w:szCs w:val="24"/>
        </w:rPr>
        <w:t>Propagates these flags to phone/backend to avoid using noisy segments for ML.</w:t>
      </w:r>
    </w:p>
    <w:p w14:paraId="73E4786D" w14:textId="77777777" w:rsidR="00AB489B" w:rsidRPr="000E70FE" w:rsidRDefault="00AB489B" w:rsidP="000816C6">
      <w:pPr>
        <w:numPr>
          <w:ilvl w:val="0"/>
          <w:numId w:val="20"/>
        </w:numPr>
        <w:jc w:val="both"/>
        <w:rPr>
          <w:szCs w:val="24"/>
        </w:rPr>
      </w:pPr>
      <w:r w:rsidRPr="000E70FE">
        <w:rPr>
          <w:b/>
          <w:szCs w:val="24"/>
        </w:rPr>
        <w:t>BLE Streaming to Phone (Peripheral Role)</w:t>
      </w:r>
    </w:p>
    <w:p w14:paraId="1EECDE24" w14:textId="77777777" w:rsidR="00AB489B" w:rsidRPr="000E70FE" w:rsidRDefault="00AB489B" w:rsidP="000816C6">
      <w:pPr>
        <w:numPr>
          <w:ilvl w:val="1"/>
          <w:numId w:val="20"/>
        </w:numPr>
        <w:jc w:val="both"/>
        <w:rPr>
          <w:szCs w:val="24"/>
        </w:rPr>
      </w:pPr>
      <w:r w:rsidRPr="000E70FE">
        <w:rPr>
          <w:szCs w:val="24"/>
        </w:rPr>
        <w:t xml:space="preserve">Advertises </w:t>
      </w:r>
      <w:proofErr w:type="spellStart"/>
      <w:r w:rsidRPr="000E70FE">
        <w:rPr>
          <w:szCs w:val="24"/>
        </w:rPr>
        <w:t>WristHub</w:t>
      </w:r>
      <w:proofErr w:type="spellEnd"/>
      <w:r w:rsidRPr="000E70FE">
        <w:rPr>
          <w:szCs w:val="24"/>
        </w:rPr>
        <w:t xml:space="preserve"> service.</w:t>
      </w:r>
    </w:p>
    <w:p w14:paraId="0012DE54" w14:textId="77777777" w:rsidR="00AB489B" w:rsidRPr="000E70FE" w:rsidRDefault="00AB489B" w:rsidP="000816C6">
      <w:pPr>
        <w:numPr>
          <w:ilvl w:val="1"/>
          <w:numId w:val="20"/>
        </w:numPr>
        <w:jc w:val="both"/>
        <w:rPr>
          <w:szCs w:val="24"/>
        </w:rPr>
      </w:pPr>
      <w:r w:rsidRPr="000E70FE">
        <w:rPr>
          <w:szCs w:val="24"/>
        </w:rPr>
        <w:t>Notifies merged packets efficiently (batching to reduce overhead).</w:t>
      </w:r>
    </w:p>
    <w:p w14:paraId="6EE7E86C" w14:textId="77777777" w:rsidR="00AB489B" w:rsidRPr="000E70FE" w:rsidRDefault="00AB489B" w:rsidP="000816C6">
      <w:pPr>
        <w:numPr>
          <w:ilvl w:val="1"/>
          <w:numId w:val="20"/>
        </w:numPr>
        <w:jc w:val="both"/>
        <w:rPr>
          <w:szCs w:val="24"/>
        </w:rPr>
      </w:pPr>
      <w:r w:rsidRPr="000E70FE">
        <w:rPr>
          <w:szCs w:val="24"/>
        </w:rPr>
        <w:t>Provides start/stop control characteristic.</w:t>
      </w:r>
    </w:p>
    <w:p w14:paraId="51CC6202" w14:textId="77777777" w:rsidR="00AB489B" w:rsidRPr="000E70FE" w:rsidRDefault="00AB489B" w:rsidP="000816C6">
      <w:pPr>
        <w:numPr>
          <w:ilvl w:val="0"/>
          <w:numId w:val="20"/>
        </w:numPr>
        <w:jc w:val="both"/>
        <w:rPr>
          <w:szCs w:val="24"/>
        </w:rPr>
      </w:pPr>
      <w:r w:rsidRPr="000E70FE">
        <w:rPr>
          <w:b/>
          <w:szCs w:val="24"/>
        </w:rPr>
        <w:t>Buffering &amp; Recovery</w:t>
      </w:r>
    </w:p>
    <w:p w14:paraId="28D8C80F" w14:textId="77777777" w:rsidR="00AB489B" w:rsidRPr="000E70FE" w:rsidRDefault="00AB489B" w:rsidP="000816C6">
      <w:pPr>
        <w:numPr>
          <w:ilvl w:val="1"/>
          <w:numId w:val="20"/>
        </w:numPr>
        <w:jc w:val="both"/>
        <w:rPr>
          <w:szCs w:val="24"/>
        </w:rPr>
      </w:pPr>
      <w:r w:rsidRPr="000E70FE">
        <w:rPr>
          <w:szCs w:val="24"/>
        </w:rPr>
        <w:t>If phone disconnects, buffers limited data safely (bounded memory).</w:t>
      </w:r>
    </w:p>
    <w:p w14:paraId="1F7FBF6B" w14:textId="77777777" w:rsidR="00AB489B" w:rsidRDefault="00AB489B" w:rsidP="000816C6">
      <w:pPr>
        <w:numPr>
          <w:ilvl w:val="1"/>
          <w:numId w:val="20"/>
        </w:numPr>
        <w:jc w:val="both"/>
        <w:rPr>
          <w:szCs w:val="24"/>
        </w:rPr>
      </w:pPr>
      <w:r w:rsidRPr="000E70FE">
        <w:rPr>
          <w:szCs w:val="24"/>
        </w:rPr>
        <w:t>Resumes streaming without breaking packet sequence continuity.</w:t>
      </w:r>
    </w:p>
    <w:p w14:paraId="0E1DD7B0" w14:textId="77777777" w:rsidR="007D2A9A" w:rsidRPr="000E70FE" w:rsidRDefault="007D2A9A" w:rsidP="000816C6">
      <w:pPr>
        <w:jc w:val="both"/>
        <w:rPr>
          <w:szCs w:val="24"/>
        </w:rPr>
      </w:pPr>
    </w:p>
    <w:p w14:paraId="02DF28CB" w14:textId="77777777" w:rsidR="00AB489B" w:rsidRDefault="00AB489B" w:rsidP="000816C6">
      <w:pPr>
        <w:jc w:val="both"/>
        <w:rPr>
          <w:b/>
          <w:szCs w:val="24"/>
        </w:rPr>
      </w:pPr>
      <w:r w:rsidRPr="000E70FE">
        <w:rPr>
          <w:b/>
          <w:szCs w:val="24"/>
        </w:rPr>
        <w:t>Design Considerations</w:t>
      </w:r>
    </w:p>
    <w:p w14:paraId="49AE5CAC" w14:textId="77777777" w:rsidR="007D2A9A" w:rsidRPr="000E70FE" w:rsidRDefault="007D2A9A" w:rsidP="000816C6">
      <w:pPr>
        <w:jc w:val="both"/>
        <w:rPr>
          <w:b/>
          <w:szCs w:val="24"/>
        </w:rPr>
      </w:pPr>
    </w:p>
    <w:p w14:paraId="462C9AB5" w14:textId="77777777" w:rsidR="00AB489B" w:rsidRPr="000E70FE" w:rsidRDefault="00AB489B" w:rsidP="000816C6">
      <w:pPr>
        <w:numPr>
          <w:ilvl w:val="0"/>
          <w:numId w:val="21"/>
        </w:numPr>
        <w:jc w:val="both"/>
        <w:rPr>
          <w:szCs w:val="24"/>
        </w:rPr>
      </w:pPr>
      <w:r w:rsidRPr="000E70FE">
        <w:rPr>
          <w:szCs w:val="24"/>
        </w:rPr>
        <w:t xml:space="preserve">BLE throughput is limited; prefer </w:t>
      </w:r>
      <w:r w:rsidRPr="000E70FE">
        <w:rPr>
          <w:b/>
          <w:szCs w:val="24"/>
        </w:rPr>
        <w:t>compact binary packets</w:t>
      </w:r>
      <w:r w:rsidRPr="000E70FE">
        <w:rPr>
          <w:szCs w:val="24"/>
        </w:rPr>
        <w:t xml:space="preserve"> and </w:t>
      </w:r>
      <w:r w:rsidRPr="000E70FE">
        <w:rPr>
          <w:b/>
          <w:szCs w:val="24"/>
        </w:rPr>
        <w:t>batched notifications</w:t>
      </w:r>
      <w:r w:rsidRPr="000E70FE">
        <w:rPr>
          <w:szCs w:val="24"/>
        </w:rPr>
        <w:t>.</w:t>
      </w:r>
    </w:p>
    <w:p w14:paraId="3837FCFB" w14:textId="77777777" w:rsidR="00AB489B" w:rsidRPr="000E70FE" w:rsidRDefault="00AB489B" w:rsidP="000816C6">
      <w:pPr>
        <w:numPr>
          <w:ilvl w:val="0"/>
          <w:numId w:val="21"/>
        </w:numPr>
        <w:jc w:val="both"/>
        <w:rPr>
          <w:szCs w:val="24"/>
        </w:rPr>
      </w:pPr>
      <w:r w:rsidRPr="000E70FE">
        <w:rPr>
          <w:szCs w:val="24"/>
        </w:rPr>
        <w:t xml:space="preserve">Wrist must support </w:t>
      </w:r>
      <w:r w:rsidRPr="000E70FE">
        <w:rPr>
          <w:b/>
          <w:szCs w:val="24"/>
        </w:rPr>
        <w:t>dual BLE roles</w:t>
      </w:r>
      <w:r w:rsidRPr="000E70FE">
        <w:rPr>
          <w:szCs w:val="24"/>
        </w:rPr>
        <w:t xml:space="preserve"> (Central to chest, Peripheral to phone).</w:t>
      </w:r>
    </w:p>
    <w:p w14:paraId="56F0F0E4" w14:textId="77777777" w:rsidR="00AB489B" w:rsidRPr="000E70FE" w:rsidRDefault="00AB489B" w:rsidP="000816C6">
      <w:pPr>
        <w:numPr>
          <w:ilvl w:val="0"/>
          <w:numId w:val="21"/>
        </w:numPr>
        <w:jc w:val="both"/>
        <w:rPr>
          <w:szCs w:val="24"/>
        </w:rPr>
      </w:pPr>
      <w:r w:rsidRPr="000E70FE">
        <w:rPr>
          <w:szCs w:val="24"/>
        </w:rPr>
        <w:t>Low power: duty-cycle sensors when possible; tune BLE connection interval.</w:t>
      </w:r>
    </w:p>
    <w:p w14:paraId="74562E25" w14:textId="77777777" w:rsidR="00AB489B" w:rsidRPr="000E70FE" w:rsidRDefault="00AB489B" w:rsidP="000816C6">
      <w:pPr>
        <w:numPr>
          <w:ilvl w:val="0"/>
          <w:numId w:val="21"/>
        </w:numPr>
        <w:jc w:val="both"/>
        <w:rPr>
          <w:szCs w:val="24"/>
        </w:rPr>
      </w:pPr>
      <w:r w:rsidRPr="000E70FE">
        <w:rPr>
          <w:szCs w:val="24"/>
        </w:rPr>
        <w:t xml:space="preserve">Must preserve session integrity via </w:t>
      </w:r>
      <w:r w:rsidRPr="000E70FE">
        <w:rPr>
          <w:b/>
          <w:szCs w:val="24"/>
        </w:rPr>
        <w:t>sequence numbers + timestamps + bounded buffering</w:t>
      </w:r>
      <w:r w:rsidRPr="000E70FE">
        <w:rPr>
          <w:szCs w:val="24"/>
        </w:rPr>
        <w:t>.</w:t>
      </w:r>
    </w:p>
    <w:p w14:paraId="0DE2C125" w14:textId="77777777" w:rsidR="007558A4" w:rsidRPr="000E70FE" w:rsidRDefault="007558A4" w:rsidP="000816C6">
      <w:pPr>
        <w:jc w:val="both"/>
        <w:rPr>
          <w:szCs w:val="24"/>
        </w:rPr>
      </w:pPr>
    </w:p>
    <w:p w14:paraId="7E920232" w14:textId="7F5FF3D9" w:rsidR="007558A4" w:rsidRPr="000E70FE" w:rsidRDefault="007558A4" w:rsidP="000816C6">
      <w:pPr>
        <w:jc w:val="both"/>
        <w:rPr>
          <w:szCs w:val="24"/>
        </w:rPr>
      </w:pPr>
    </w:p>
    <w:p w14:paraId="01B55E1F" w14:textId="31A0530B" w:rsidR="00B74356" w:rsidRPr="000E70FE" w:rsidRDefault="00B74356" w:rsidP="000816C6">
      <w:pPr>
        <w:pStyle w:val="Heading1"/>
        <w:numPr>
          <w:ilvl w:val="1"/>
          <w:numId w:val="16"/>
        </w:numPr>
        <w:jc w:val="both"/>
        <w:rPr>
          <w:szCs w:val="24"/>
        </w:rPr>
      </w:pPr>
      <w:bookmarkStart w:id="14" w:name="_Toc218201395"/>
      <w:r w:rsidRPr="000E70FE">
        <w:rPr>
          <w:szCs w:val="24"/>
        </w:rPr>
        <w:t>Chest Module Firmware</w:t>
      </w:r>
      <w:bookmarkEnd w:id="14"/>
    </w:p>
    <w:p w14:paraId="58228986" w14:textId="77777777" w:rsidR="00B65BFE" w:rsidRPr="000E70FE" w:rsidRDefault="00B65BFE" w:rsidP="000816C6">
      <w:pPr>
        <w:jc w:val="both"/>
        <w:rPr>
          <w:szCs w:val="24"/>
        </w:rPr>
      </w:pPr>
    </w:p>
    <w:p w14:paraId="74CDE737" w14:textId="5A8F2B50" w:rsidR="00812AC1" w:rsidRPr="000E70FE" w:rsidRDefault="00812AC1" w:rsidP="000816C6">
      <w:pPr>
        <w:jc w:val="both"/>
        <w:rPr>
          <w:szCs w:val="24"/>
        </w:rPr>
      </w:pPr>
      <w:r w:rsidRPr="000E70FE">
        <w:rPr>
          <w:szCs w:val="24"/>
        </w:rPr>
        <w:t xml:space="preserve">This module continuously measures </w:t>
      </w:r>
      <w:r w:rsidRPr="000E70FE">
        <w:rPr>
          <w:b/>
          <w:szCs w:val="24"/>
        </w:rPr>
        <w:t>ECG</w:t>
      </w:r>
      <w:r w:rsidRPr="000E70FE">
        <w:rPr>
          <w:szCs w:val="24"/>
        </w:rPr>
        <w:t xml:space="preserve"> and </w:t>
      </w:r>
      <w:r w:rsidRPr="000E70FE">
        <w:rPr>
          <w:b/>
          <w:szCs w:val="24"/>
        </w:rPr>
        <w:t xml:space="preserve">chest </w:t>
      </w:r>
      <w:proofErr w:type="gramStart"/>
      <w:r w:rsidRPr="000E70FE">
        <w:rPr>
          <w:b/>
          <w:szCs w:val="24"/>
        </w:rPr>
        <w:t>IMU</w:t>
      </w:r>
      <w:r w:rsidRPr="000E70FE">
        <w:rPr>
          <w:szCs w:val="24"/>
        </w:rPr>
        <w:t>, and</w:t>
      </w:r>
      <w:proofErr w:type="gramEnd"/>
      <w:r w:rsidRPr="000E70FE">
        <w:rPr>
          <w:szCs w:val="24"/>
        </w:rPr>
        <w:t xml:space="preserve"> transmits them to the wrist over BLE.</w:t>
      </w:r>
    </w:p>
    <w:p w14:paraId="18719FEF" w14:textId="77777777" w:rsidR="007C06D5" w:rsidRPr="000E70FE" w:rsidRDefault="007C06D5" w:rsidP="000816C6">
      <w:pPr>
        <w:jc w:val="both"/>
        <w:rPr>
          <w:szCs w:val="24"/>
        </w:rPr>
      </w:pPr>
    </w:p>
    <w:p w14:paraId="6DB626AC" w14:textId="7FF68B78" w:rsidR="007D2A9A" w:rsidRDefault="00812AC1" w:rsidP="000816C6">
      <w:pPr>
        <w:jc w:val="both"/>
        <w:rPr>
          <w:b/>
          <w:szCs w:val="24"/>
        </w:rPr>
      </w:pPr>
      <w:r w:rsidRPr="000E70FE">
        <w:rPr>
          <w:b/>
          <w:szCs w:val="24"/>
        </w:rPr>
        <w:t>Responsibilities</w:t>
      </w:r>
    </w:p>
    <w:p w14:paraId="3DB05A96" w14:textId="77777777" w:rsidR="007D2A9A" w:rsidRPr="000E70FE" w:rsidRDefault="007D2A9A" w:rsidP="000816C6">
      <w:pPr>
        <w:jc w:val="both"/>
        <w:rPr>
          <w:b/>
          <w:szCs w:val="24"/>
        </w:rPr>
      </w:pPr>
    </w:p>
    <w:p w14:paraId="283B042B" w14:textId="4002C44E" w:rsidR="00812AC1" w:rsidRPr="000E70FE" w:rsidRDefault="00812AC1" w:rsidP="000816C6">
      <w:pPr>
        <w:numPr>
          <w:ilvl w:val="0"/>
          <w:numId w:val="22"/>
        </w:numPr>
        <w:jc w:val="both"/>
        <w:rPr>
          <w:szCs w:val="24"/>
        </w:rPr>
      </w:pPr>
      <w:r w:rsidRPr="000E70FE">
        <w:rPr>
          <w:szCs w:val="24"/>
        </w:rPr>
        <w:t>Acquire ECG at fixed sampling rate with stable timing.</w:t>
      </w:r>
    </w:p>
    <w:p w14:paraId="7B1BB87D" w14:textId="470A155B" w:rsidR="00812AC1" w:rsidRPr="000E70FE" w:rsidRDefault="00812AC1" w:rsidP="000816C6">
      <w:pPr>
        <w:numPr>
          <w:ilvl w:val="0"/>
          <w:numId w:val="22"/>
        </w:numPr>
        <w:jc w:val="both"/>
        <w:rPr>
          <w:szCs w:val="24"/>
        </w:rPr>
      </w:pPr>
      <w:r w:rsidRPr="000E70FE">
        <w:rPr>
          <w:szCs w:val="24"/>
        </w:rPr>
        <w:t>Acquire chest IMU to detect motion/posture affecting ECG quality.</w:t>
      </w:r>
    </w:p>
    <w:p w14:paraId="71818F90" w14:textId="1FEEE903" w:rsidR="00812AC1" w:rsidRPr="000E70FE" w:rsidRDefault="00812AC1" w:rsidP="000816C6">
      <w:pPr>
        <w:numPr>
          <w:ilvl w:val="0"/>
          <w:numId w:val="22"/>
        </w:numPr>
        <w:jc w:val="both"/>
        <w:rPr>
          <w:szCs w:val="24"/>
        </w:rPr>
      </w:pPr>
      <w:r w:rsidRPr="000E70FE">
        <w:rPr>
          <w:szCs w:val="24"/>
        </w:rPr>
        <w:t>Package ECG and chest IMU frames with timestamps.</w:t>
      </w:r>
    </w:p>
    <w:p w14:paraId="126D86C5" w14:textId="2B6DC8DF" w:rsidR="00812AC1" w:rsidRDefault="00812AC1" w:rsidP="000816C6">
      <w:pPr>
        <w:numPr>
          <w:ilvl w:val="0"/>
          <w:numId w:val="22"/>
        </w:numPr>
        <w:jc w:val="both"/>
        <w:rPr>
          <w:szCs w:val="24"/>
        </w:rPr>
      </w:pPr>
      <w:r w:rsidRPr="000E70FE">
        <w:rPr>
          <w:szCs w:val="24"/>
        </w:rPr>
        <w:t>Stream frames to the wrist module over BLE.</w:t>
      </w:r>
    </w:p>
    <w:p w14:paraId="43AA1349" w14:textId="77777777" w:rsidR="007D2A9A" w:rsidRPr="007D2A9A" w:rsidRDefault="007D2A9A" w:rsidP="000816C6">
      <w:pPr>
        <w:jc w:val="both"/>
        <w:rPr>
          <w:b/>
          <w:bCs/>
          <w:szCs w:val="24"/>
        </w:rPr>
      </w:pPr>
    </w:p>
    <w:p w14:paraId="5A58F06D" w14:textId="673F4C7B" w:rsidR="007D2A9A" w:rsidRDefault="007D2A9A" w:rsidP="000816C6">
      <w:pPr>
        <w:jc w:val="both"/>
        <w:rPr>
          <w:b/>
          <w:bCs/>
          <w:szCs w:val="24"/>
        </w:rPr>
      </w:pPr>
      <w:r w:rsidRPr="007D2A9A">
        <w:rPr>
          <w:b/>
          <w:bCs/>
          <w:szCs w:val="24"/>
        </w:rPr>
        <w:t>Justification</w:t>
      </w:r>
    </w:p>
    <w:p w14:paraId="3F266FB8" w14:textId="77777777" w:rsidR="007D2A9A" w:rsidRPr="007D2A9A" w:rsidRDefault="007D2A9A" w:rsidP="000816C6">
      <w:pPr>
        <w:jc w:val="both"/>
        <w:rPr>
          <w:b/>
          <w:bCs/>
          <w:szCs w:val="24"/>
        </w:rPr>
      </w:pPr>
    </w:p>
    <w:p w14:paraId="292374C0" w14:textId="16192CCA" w:rsidR="007D2A9A" w:rsidRDefault="007D2A9A" w:rsidP="000816C6">
      <w:pPr>
        <w:jc w:val="both"/>
        <w:rPr>
          <w:szCs w:val="24"/>
        </w:rPr>
      </w:pPr>
      <w:r w:rsidRPr="007D2A9A">
        <w:rPr>
          <w:szCs w:val="24"/>
        </w:rPr>
        <w:t>This module is responsible for acquiring high-quality ECG signals and chest motion data, which are essential for accurate blood pressure trend estimation. Separating ECG acquisition into a dedicated chest module improves signal stability compared to wrist-based measurements and reduces motion-related noise.</w:t>
      </w:r>
    </w:p>
    <w:p w14:paraId="3C524D07" w14:textId="77777777" w:rsidR="007D2A9A" w:rsidRPr="007D2A9A" w:rsidRDefault="007D2A9A" w:rsidP="000816C6">
      <w:pPr>
        <w:jc w:val="both"/>
        <w:rPr>
          <w:szCs w:val="24"/>
        </w:rPr>
      </w:pPr>
    </w:p>
    <w:p w14:paraId="0B9F247B" w14:textId="77777777" w:rsidR="00812AC1" w:rsidRDefault="00812AC1" w:rsidP="000816C6">
      <w:pPr>
        <w:jc w:val="both"/>
        <w:rPr>
          <w:b/>
          <w:szCs w:val="24"/>
        </w:rPr>
      </w:pPr>
      <w:r w:rsidRPr="000E70FE">
        <w:rPr>
          <w:b/>
          <w:szCs w:val="24"/>
        </w:rPr>
        <w:t>Inputs</w:t>
      </w:r>
    </w:p>
    <w:p w14:paraId="66CF11CD" w14:textId="77777777" w:rsidR="007D2A9A" w:rsidRPr="000E70FE" w:rsidRDefault="007D2A9A" w:rsidP="000816C6">
      <w:pPr>
        <w:jc w:val="both"/>
        <w:rPr>
          <w:b/>
          <w:szCs w:val="24"/>
        </w:rPr>
      </w:pPr>
    </w:p>
    <w:p w14:paraId="53C1405F" w14:textId="77777777" w:rsidR="00525BC2" w:rsidRDefault="00525BC2" w:rsidP="000816C6">
      <w:pPr>
        <w:numPr>
          <w:ilvl w:val="0"/>
          <w:numId w:val="23"/>
        </w:numPr>
        <w:jc w:val="both"/>
        <w:rPr>
          <w:szCs w:val="24"/>
        </w:rPr>
      </w:pPr>
      <w:r w:rsidRPr="00525BC2">
        <w:rPr>
          <w:szCs w:val="24"/>
        </w:rPr>
        <w:t xml:space="preserve">Pulse waveform signal from SEN0213 Gravity Analog Pulse Sensor </w:t>
      </w:r>
    </w:p>
    <w:p w14:paraId="10C9F3FB" w14:textId="79C34880" w:rsidR="00812AC1" w:rsidRPr="000E70FE" w:rsidRDefault="00812AC1" w:rsidP="000816C6">
      <w:pPr>
        <w:numPr>
          <w:ilvl w:val="0"/>
          <w:numId w:val="23"/>
        </w:numPr>
        <w:jc w:val="both"/>
        <w:rPr>
          <w:szCs w:val="24"/>
        </w:rPr>
      </w:pPr>
      <w:r w:rsidRPr="000E70FE">
        <w:rPr>
          <w:szCs w:val="24"/>
        </w:rPr>
        <w:t>Chest IMU samples (MPU6050)</w:t>
      </w:r>
    </w:p>
    <w:p w14:paraId="2EA194AA" w14:textId="5A19189D" w:rsidR="00812AC1" w:rsidRDefault="00812AC1" w:rsidP="000816C6">
      <w:pPr>
        <w:numPr>
          <w:ilvl w:val="0"/>
          <w:numId w:val="23"/>
        </w:numPr>
        <w:jc w:val="both"/>
        <w:rPr>
          <w:szCs w:val="24"/>
        </w:rPr>
      </w:pPr>
      <w:r w:rsidRPr="000E70FE">
        <w:rPr>
          <w:szCs w:val="24"/>
        </w:rPr>
        <w:t>Start/stop/config commands from wrist (via BLE control)</w:t>
      </w:r>
    </w:p>
    <w:p w14:paraId="431A7911" w14:textId="77777777" w:rsidR="007D2A9A" w:rsidRPr="000E70FE" w:rsidRDefault="007D2A9A" w:rsidP="000816C6">
      <w:pPr>
        <w:ind w:left="360"/>
        <w:jc w:val="both"/>
        <w:rPr>
          <w:szCs w:val="24"/>
        </w:rPr>
      </w:pPr>
    </w:p>
    <w:p w14:paraId="07D1053E" w14:textId="77777777" w:rsidR="00812AC1" w:rsidRDefault="00812AC1" w:rsidP="000816C6">
      <w:pPr>
        <w:jc w:val="both"/>
        <w:rPr>
          <w:b/>
          <w:szCs w:val="24"/>
        </w:rPr>
      </w:pPr>
      <w:r w:rsidRPr="000E70FE">
        <w:rPr>
          <w:b/>
          <w:szCs w:val="24"/>
        </w:rPr>
        <w:t>Outputs</w:t>
      </w:r>
    </w:p>
    <w:p w14:paraId="3D351E22" w14:textId="77777777" w:rsidR="007D2A9A" w:rsidRPr="000E70FE" w:rsidRDefault="007D2A9A" w:rsidP="000816C6">
      <w:pPr>
        <w:jc w:val="both"/>
        <w:rPr>
          <w:b/>
          <w:szCs w:val="24"/>
        </w:rPr>
      </w:pPr>
    </w:p>
    <w:p w14:paraId="78C2D9F0" w14:textId="77777777" w:rsidR="00812AC1" w:rsidRPr="000E70FE" w:rsidRDefault="00812AC1" w:rsidP="000816C6">
      <w:pPr>
        <w:numPr>
          <w:ilvl w:val="0"/>
          <w:numId w:val="24"/>
        </w:numPr>
        <w:jc w:val="both"/>
        <w:rPr>
          <w:szCs w:val="24"/>
        </w:rPr>
      </w:pPr>
      <w:r w:rsidRPr="000E70FE">
        <w:rPr>
          <w:szCs w:val="24"/>
        </w:rPr>
        <w:t>BLE notifications to wrist:</w:t>
      </w:r>
    </w:p>
    <w:p w14:paraId="662FB1CA" w14:textId="77777777" w:rsidR="00812AC1" w:rsidRPr="000E70FE" w:rsidRDefault="00812AC1" w:rsidP="000816C6">
      <w:pPr>
        <w:numPr>
          <w:ilvl w:val="1"/>
          <w:numId w:val="24"/>
        </w:numPr>
        <w:jc w:val="both"/>
        <w:rPr>
          <w:szCs w:val="24"/>
        </w:rPr>
      </w:pPr>
      <w:r w:rsidRPr="000E70FE">
        <w:rPr>
          <w:szCs w:val="24"/>
        </w:rPr>
        <w:t>ECG frames</w:t>
      </w:r>
    </w:p>
    <w:p w14:paraId="4EC477E9" w14:textId="77777777" w:rsidR="00812AC1" w:rsidRPr="000E70FE" w:rsidRDefault="00812AC1" w:rsidP="000816C6">
      <w:pPr>
        <w:numPr>
          <w:ilvl w:val="1"/>
          <w:numId w:val="24"/>
        </w:numPr>
        <w:jc w:val="both"/>
        <w:rPr>
          <w:szCs w:val="24"/>
        </w:rPr>
      </w:pPr>
      <w:r w:rsidRPr="000E70FE">
        <w:rPr>
          <w:szCs w:val="24"/>
        </w:rPr>
        <w:t>Chest IMU frames</w:t>
      </w:r>
    </w:p>
    <w:p w14:paraId="40632192" w14:textId="5DC788B2" w:rsidR="00812AC1" w:rsidRPr="000E70FE" w:rsidRDefault="0036151B" w:rsidP="000816C6">
      <w:pPr>
        <w:numPr>
          <w:ilvl w:val="1"/>
          <w:numId w:val="24"/>
        </w:numPr>
        <w:jc w:val="both"/>
        <w:rPr>
          <w:b/>
          <w:szCs w:val="24"/>
        </w:rPr>
      </w:pPr>
      <w:r w:rsidRPr="000E70FE">
        <w:rPr>
          <w:szCs w:val="24"/>
        </w:rPr>
        <w:t>B</w:t>
      </w:r>
      <w:r w:rsidR="00812AC1" w:rsidRPr="000E70FE">
        <w:rPr>
          <w:szCs w:val="24"/>
        </w:rPr>
        <w:t>attery</w:t>
      </w:r>
      <w:r w:rsidRPr="000E70FE">
        <w:rPr>
          <w:b/>
          <w:szCs w:val="24"/>
        </w:rPr>
        <w:t xml:space="preserve"> status</w:t>
      </w:r>
    </w:p>
    <w:p w14:paraId="360BC059" w14:textId="77777777" w:rsidR="00812AC1" w:rsidRPr="00C7753C" w:rsidRDefault="00812AC1" w:rsidP="000816C6">
      <w:pPr>
        <w:numPr>
          <w:ilvl w:val="0"/>
          <w:numId w:val="25"/>
        </w:numPr>
        <w:jc w:val="both"/>
        <w:rPr>
          <w:szCs w:val="24"/>
        </w:rPr>
      </w:pPr>
      <w:r w:rsidRPr="000E70FE">
        <w:rPr>
          <w:b/>
          <w:szCs w:val="24"/>
        </w:rPr>
        <w:t>ECG Acquisition</w:t>
      </w:r>
    </w:p>
    <w:p w14:paraId="3BB84B38" w14:textId="77777777" w:rsidR="00C7753C" w:rsidRDefault="00C7753C" w:rsidP="00C7753C">
      <w:pPr>
        <w:pStyle w:val="ListParagraph"/>
        <w:numPr>
          <w:ilvl w:val="0"/>
          <w:numId w:val="59"/>
        </w:numPr>
        <w:jc w:val="both"/>
        <w:rPr>
          <w:szCs w:val="24"/>
        </w:rPr>
      </w:pPr>
      <w:r w:rsidRPr="00C7753C">
        <w:rPr>
          <w:szCs w:val="24"/>
        </w:rPr>
        <w:t>Pulse Signal Acquisition</w:t>
      </w:r>
    </w:p>
    <w:p w14:paraId="2CCCD44D" w14:textId="203210B9" w:rsidR="00C7753C" w:rsidRPr="00C7753C" w:rsidRDefault="00C7753C" w:rsidP="005D5591">
      <w:pPr>
        <w:pStyle w:val="ListParagraph"/>
        <w:ind w:left="1440"/>
        <w:jc w:val="both"/>
        <w:rPr>
          <w:szCs w:val="24"/>
        </w:rPr>
      </w:pPr>
      <w:r w:rsidRPr="00C7753C">
        <w:rPr>
          <w:szCs w:val="24"/>
        </w:rPr>
        <w:t xml:space="preserve">Initializes the SEN0213 </w:t>
      </w:r>
      <w:proofErr w:type="spellStart"/>
      <w:r w:rsidRPr="00C7753C">
        <w:rPr>
          <w:szCs w:val="24"/>
        </w:rPr>
        <w:t>analog</w:t>
      </w:r>
      <w:proofErr w:type="spellEnd"/>
      <w:r w:rsidRPr="00C7753C">
        <w:rPr>
          <w:szCs w:val="24"/>
        </w:rPr>
        <w:t xml:space="preserve"> pulse sensor.</w:t>
      </w:r>
      <w:r w:rsidRPr="00C7753C">
        <w:rPr>
          <w:szCs w:val="24"/>
        </w:rPr>
        <w:br/>
        <w:t xml:space="preserve">Samples </w:t>
      </w:r>
      <w:proofErr w:type="spellStart"/>
      <w:r w:rsidRPr="00C7753C">
        <w:rPr>
          <w:szCs w:val="24"/>
        </w:rPr>
        <w:t>analog</w:t>
      </w:r>
      <w:proofErr w:type="spellEnd"/>
      <w:r w:rsidRPr="00C7753C">
        <w:rPr>
          <w:szCs w:val="24"/>
        </w:rPr>
        <w:t xml:space="preserve"> pulse waveform using the microcontroller ADC.</w:t>
      </w:r>
      <w:r w:rsidRPr="00C7753C">
        <w:rPr>
          <w:szCs w:val="24"/>
        </w:rPr>
        <w:br/>
        <w:t>Computes heart rate and timing features from the pulse signal.</w:t>
      </w:r>
    </w:p>
    <w:p w14:paraId="6885C4D3" w14:textId="77777777" w:rsidR="00812AC1" w:rsidRPr="000E70FE" w:rsidRDefault="00812AC1" w:rsidP="000816C6">
      <w:pPr>
        <w:numPr>
          <w:ilvl w:val="0"/>
          <w:numId w:val="25"/>
        </w:numPr>
        <w:jc w:val="both"/>
        <w:rPr>
          <w:szCs w:val="24"/>
        </w:rPr>
      </w:pPr>
      <w:r w:rsidRPr="000E70FE">
        <w:rPr>
          <w:b/>
          <w:szCs w:val="24"/>
        </w:rPr>
        <w:t>Chest IMU Acquisition</w:t>
      </w:r>
    </w:p>
    <w:p w14:paraId="6EDCC883" w14:textId="59ADADE1" w:rsidR="00812AC1" w:rsidRPr="000E70FE" w:rsidRDefault="00812AC1" w:rsidP="000816C6">
      <w:pPr>
        <w:numPr>
          <w:ilvl w:val="1"/>
          <w:numId w:val="25"/>
        </w:numPr>
        <w:jc w:val="both"/>
        <w:rPr>
          <w:szCs w:val="24"/>
        </w:rPr>
      </w:pPr>
      <w:r w:rsidRPr="000E70FE">
        <w:rPr>
          <w:szCs w:val="24"/>
        </w:rPr>
        <w:t>Reads IMU.</w:t>
      </w:r>
    </w:p>
    <w:p w14:paraId="116BC762" w14:textId="332A45B5" w:rsidR="00E94C0E" w:rsidRPr="000E70FE" w:rsidRDefault="00812AC1" w:rsidP="000816C6">
      <w:pPr>
        <w:numPr>
          <w:ilvl w:val="1"/>
          <w:numId w:val="25"/>
        </w:numPr>
        <w:jc w:val="both"/>
        <w:rPr>
          <w:szCs w:val="24"/>
        </w:rPr>
      </w:pPr>
      <w:r w:rsidRPr="000E70FE">
        <w:rPr>
          <w:szCs w:val="24"/>
        </w:rPr>
        <w:t xml:space="preserve">Computes motion features </w:t>
      </w:r>
      <w:r w:rsidR="004A6313" w:rsidRPr="000E70FE">
        <w:rPr>
          <w:szCs w:val="24"/>
        </w:rPr>
        <w:t>based on motion threshold</w:t>
      </w:r>
      <w:r w:rsidR="00E94C0E" w:rsidRPr="000E70FE">
        <w:rPr>
          <w:szCs w:val="24"/>
        </w:rPr>
        <w:t xml:space="preserve"> per window</w:t>
      </w:r>
      <w:r w:rsidRPr="000E70FE">
        <w:rPr>
          <w:szCs w:val="24"/>
        </w:rPr>
        <w:t>.</w:t>
      </w:r>
    </w:p>
    <w:p w14:paraId="0F51B4EA" w14:textId="77777777" w:rsidR="00812AC1" w:rsidRPr="000E70FE" w:rsidRDefault="00812AC1" w:rsidP="000816C6">
      <w:pPr>
        <w:numPr>
          <w:ilvl w:val="0"/>
          <w:numId w:val="25"/>
        </w:numPr>
        <w:jc w:val="both"/>
        <w:rPr>
          <w:szCs w:val="24"/>
        </w:rPr>
      </w:pPr>
      <w:r w:rsidRPr="000E70FE">
        <w:rPr>
          <w:b/>
          <w:szCs w:val="24"/>
        </w:rPr>
        <w:t>Frame Packaging</w:t>
      </w:r>
    </w:p>
    <w:p w14:paraId="4C9635E5" w14:textId="77777777" w:rsidR="00812AC1" w:rsidRPr="000E70FE" w:rsidRDefault="00812AC1" w:rsidP="000816C6">
      <w:pPr>
        <w:numPr>
          <w:ilvl w:val="1"/>
          <w:numId w:val="25"/>
        </w:numPr>
        <w:jc w:val="both"/>
        <w:rPr>
          <w:szCs w:val="24"/>
        </w:rPr>
      </w:pPr>
      <w:r w:rsidRPr="000E70FE">
        <w:rPr>
          <w:szCs w:val="24"/>
        </w:rPr>
        <w:t xml:space="preserve">Adds </w:t>
      </w:r>
      <w:proofErr w:type="spellStart"/>
      <w:r w:rsidRPr="000E70FE">
        <w:rPr>
          <w:szCs w:val="24"/>
        </w:rPr>
        <w:t>frame_seq</w:t>
      </w:r>
      <w:proofErr w:type="spellEnd"/>
      <w:r w:rsidRPr="000E70FE">
        <w:rPr>
          <w:szCs w:val="24"/>
        </w:rPr>
        <w:t>, timestamp, fs, and payload length.</w:t>
      </w:r>
    </w:p>
    <w:p w14:paraId="0F5DECAA" w14:textId="77777777" w:rsidR="00812AC1" w:rsidRPr="000E70FE" w:rsidRDefault="00812AC1" w:rsidP="000816C6">
      <w:pPr>
        <w:numPr>
          <w:ilvl w:val="0"/>
          <w:numId w:val="25"/>
        </w:numPr>
        <w:jc w:val="both"/>
        <w:rPr>
          <w:szCs w:val="24"/>
        </w:rPr>
      </w:pPr>
      <w:r w:rsidRPr="000E70FE">
        <w:rPr>
          <w:b/>
          <w:szCs w:val="24"/>
        </w:rPr>
        <w:t>BLE Streaming</w:t>
      </w:r>
    </w:p>
    <w:p w14:paraId="214CFA52" w14:textId="77777777" w:rsidR="00812AC1" w:rsidRPr="000E70FE" w:rsidRDefault="00812AC1" w:rsidP="000816C6">
      <w:pPr>
        <w:numPr>
          <w:ilvl w:val="1"/>
          <w:numId w:val="25"/>
        </w:numPr>
        <w:jc w:val="both"/>
        <w:rPr>
          <w:szCs w:val="24"/>
        </w:rPr>
      </w:pPr>
      <w:r w:rsidRPr="000E70FE">
        <w:rPr>
          <w:szCs w:val="24"/>
        </w:rPr>
        <w:t xml:space="preserve">Advertises </w:t>
      </w:r>
      <w:proofErr w:type="spellStart"/>
      <w:r w:rsidRPr="000E70FE">
        <w:rPr>
          <w:szCs w:val="24"/>
        </w:rPr>
        <w:t>ChestSensor</w:t>
      </w:r>
      <w:proofErr w:type="spellEnd"/>
      <w:r w:rsidRPr="000E70FE">
        <w:rPr>
          <w:szCs w:val="24"/>
        </w:rPr>
        <w:t xml:space="preserve"> service.</w:t>
      </w:r>
    </w:p>
    <w:p w14:paraId="212BD6FC" w14:textId="77777777" w:rsidR="00812AC1" w:rsidRPr="000E70FE" w:rsidRDefault="00812AC1" w:rsidP="000816C6">
      <w:pPr>
        <w:numPr>
          <w:ilvl w:val="1"/>
          <w:numId w:val="25"/>
        </w:numPr>
        <w:jc w:val="both"/>
        <w:rPr>
          <w:szCs w:val="24"/>
        </w:rPr>
      </w:pPr>
      <w:r w:rsidRPr="000E70FE">
        <w:rPr>
          <w:szCs w:val="24"/>
        </w:rPr>
        <w:t>Sends frames as notifications; supports reconnect without state corruption.</w:t>
      </w:r>
    </w:p>
    <w:p w14:paraId="29E3480E" w14:textId="77777777" w:rsidR="00812AC1" w:rsidRPr="000E70FE" w:rsidRDefault="00812AC1" w:rsidP="000816C6">
      <w:pPr>
        <w:numPr>
          <w:ilvl w:val="0"/>
          <w:numId w:val="25"/>
        </w:numPr>
        <w:jc w:val="both"/>
        <w:rPr>
          <w:szCs w:val="24"/>
        </w:rPr>
      </w:pPr>
      <w:r w:rsidRPr="000E70FE">
        <w:rPr>
          <w:b/>
          <w:szCs w:val="24"/>
        </w:rPr>
        <w:t>Safety &amp; Error Handling</w:t>
      </w:r>
    </w:p>
    <w:p w14:paraId="0F501802" w14:textId="77777777" w:rsidR="00812AC1" w:rsidRPr="000E70FE" w:rsidRDefault="00812AC1" w:rsidP="000816C6">
      <w:pPr>
        <w:numPr>
          <w:ilvl w:val="1"/>
          <w:numId w:val="25"/>
        </w:numPr>
        <w:jc w:val="both"/>
        <w:rPr>
          <w:szCs w:val="24"/>
        </w:rPr>
      </w:pPr>
      <w:r w:rsidRPr="000E70FE">
        <w:rPr>
          <w:szCs w:val="24"/>
        </w:rPr>
        <w:t>Detects abnormal conditions (battery low, sensor failure, lead-off).</w:t>
      </w:r>
    </w:p>
    <w:p w14:paraId="0EB5ACD1" w14:textId="77777777" w:rsidR="00812AC1" w:rsidRDefault="00812AC1" w:rsidP="000816C6">
      <w:pPr>
        <w:numPr>
          <w:ilvl w:val="1"/>
          <w:numId w:val="25"/>
        </w:numPr>
        <w:jc w:val="both"/>
        <w:rPr>
          <w:szCs w:val="24"/>
        </w:rPr>
      </w:pPr>
      <w:r w:rsidRPr="000E70FE">
        <w:rPr>
          <w:szCs w:val="24"/>
        </w:rPr>
        <w:t>Enters safe state and reports status to wrist.</w:t>
      </w:r>
    </w:p>
    <w:p w14:paraId="4E339C03" w14:textId="77777777" w:rsidR="00073082" w:rsidRPr="000E70FE" w:rsidRDefault="00073082" w:rsidP="000816C6">
      <w:pPr>
        <w:ind w:left="1080"/>
        <w:jc w:val="both"/>
        <w:rPr>
          <w:szCs w:val="24"/>
        </w:rPr>
      </w:pPr>
    </w:p>
    <w:p w14:paraId="6AB38838" w14:textId="77777777" w:rsidR="00812AC1" w:rsidRDefault="00812AC1" w:rsidP="000816C6">
      <w:pPr>
        <w:jc w:val="both"/>
        <w:rPr>
          <w:b/>
          <w:szCs w:val="24"/>
        </w:rPr>
      </w:pPr>
      <w:r w:rsidRPr="000E70FE">
        <w:rPr>
          <w:b/>
          <w:szCs w:val="24"/>
        </w:rPr>
        <w:t>Design Considerations</w:t>
      </w:r>
    </w:p>
    <w:p w14:paraId="4B8EA4B0" w14:textId="77777777" w:rsidR="00073082" w:rsidRPr="000E70FE" w:rsidRDefault="00073082" w:rsidP="000816C6">
      <w:pPr>
        <w:jc w:val="both"/>
        <w:rPr>
          <w:b/>
          <w:szCs w:val="24"/>
        </w:rPr>
      </w:pPr>
    </w:p>
    <w:p w14:paraId="047DB253" w14:textId="77777777" w:rsidR="00812AC1" w:rsidRPr="000E70FE" w:rsidRDefault="00812AC1" w:rsidP="000816C6">
      <w:pPr>
        <w:numPr>
          <w:ilvl w:val="0"/>
          <w:numId w:val="26"/>
        </w:numPr>
        <w:jc w:val="both"/>
        <w:rPr>
          <w:szCs w:val="24"/>
        </w:rPr>
      </w:pPr>
      <w:r w:rsidRPr="000E70FE">
        <w:rPr>
          <w:szCs w:val="24"/>
        </w:rPr>
        <w:t>ECG is high-rate data; must use efficient packet sizes and minimal overhead.</w:t>
      </w:r>
    </w:p>
    <w:p w14:paraId="652ED5CB" w14:textId="77777777" w:rsidR="00812AC1" w:rsidRPr="000E70FE" w:rsidRDefault="00812AC1" w:rsidP="000816C6">
      <w:pPr>
        <w:numPr>
          <w:ilvl w:val="0"/>
          <w:numId w:val="26"/>
        </w:numPr>
        <w:jc w:val="both"/>
        <w:rPr>
          <w:szCs w:val="24"/>
        </w:rPr>
      </w:pPr>
      <w:r w:rsidRPr="000E70FE">
        <w:rPr>
          <w:szCs w:val="24"/>
        </w:rPr>
        <w:t>IMU is used for quality gating, not for heavy computation on-device.</w:t>
      </w:r>
    </w:p>
    <w:p w14:paraId="50CCBD10" w14:textId="77777777" w:rsidR="00812AC1" w:rsidRPr="000E70FE" w:rsidRDefault="00812AC1" w:rsidP="000816C6">
      <w:pPr>
        <w:numPr>
          <w:ilvl w:val="0"/>
          <w:numId w:val="26"/>
        </w:numPr>
        <w:jc w:val="both"/>
        <w:rPr>
          <w:szCs w:val="24"/>
        </w:rPr>
      </w:pPr>
      <w:r w:rsidRPr="000E70FE">
        <w:rPr>
          <w:szCs w:val="24"/>
        </w:rPr>
        <w:t>Must remain stable during long sessions with low power consumption.</w:t>
      </w:r>
    </w:p>
    <w:p w14:paraId="426753CD" w14:textId="77777777" w:rsidR="00B65BFE" w:rsidRDefault="00B65BFE" w:rsidP="000816C6">
      <w:pPr>
        <w:jc w:val="both"/>
        <w:rPr>
          <w:szCs w:val="24"/>
        </w:rPr>
      </w:pPr>
    </w:p>
    <w:p w14:paraId="0F3421C3" w14:textId="77777777" w:rsidR="007D2A9A" w:rsidRPr="000E70FE" w:rsidRDefault="007D2A9A" w:rsidP="000816C6">
      <w:pPr>
        <w:jc w:val="both"/>
        <w:rPr>
          <w:szCs w:val="24"/>
        </w:rPr>
      </w:pPr>
    </w:p>
    <w:p w14:paraId="4C1DDDA3" w14:textId="77777777" w:rsidR="0088144F" w:rsidRPr="000E70FE" w:rsidRDefault="0088144F" w:rsidP="000816C6">
      <w:pPr>
        <w:jc w:val="both"/>
        <w:rPr>
          <w:b/>
          <w:szCs w:val="24"/>
        </w:rPr>
      </w:pPr>
      <w:r w:rsidRPr="000E70FE">
        <w:rPr>
          <w:b/>
          <w:szCs w:val="24"/>
        </w:rPr>
        <w:t>4.3 Mobile Application (BLE Gateway + UI + Upload Queue)</w:t>
      </w:r>
    </w:p>
    <w:p w14:paraId="0FE0110A" w14:textId="77777777" w:rsidR="000E70FE" w:rsidRPr="000E70FE" w:rsidRDefault="000E70FE" w:rsidP="000816C6">
      <w:pPr>
        <w:jc w:val="both"/>
        <w:rPr>
          <w:b/>
          <w:szCs w:val="24"/>
        </w:rPr>
      </w:pPr>
    </w:p>
    <w:p w14:paraId="30CC8411" w14:textId="59FC008F" w:rsidR="0088144F" w:rsidRPr="0088144F" w:rsidRDefault="0088144F" w:rsidP="000816C6">
      <w:pPr>
        <w:jc w:val="both"/>
      </w:pPr>
      <w:r w:rsidRPr="000E70FE">
        <w:rPr>
          <w:szCs w:val="24"/>
        </w:rPr>
        <w:t>This component connects to the wrist module, stores sessions locally, uploads to backend, and displays results.</w:t>
      </w:r>
      <w:r w:rsidR="66F04352" w:rsidRPr="000E70FE">
        <w:rPr>
          <w:szCs w:val="24"/>
        </w:rPr>
        <w:t xml:space="preserve"> The Mobile Application serves as the central software gateway between the wearable devices and the backend infrastructure. It is responsible for managing Bluetooth Low</w:t>
      </w:r>
      <w:r w:rsidR="66F04352" w:rsidRPr="07B8E38E">
        <w:rPr>
          <w:szCs w:val="24"/>
        </w:rPr>
        <w:t xml:space="preserve"> Energy (BLE) communication with the wrist module, storing session data locally, uploading data to the backend services, and presenting blood pressure trends and system feedback to the user</w:t>
      </w:r>
      <w:r w:rsidR="66F04352" w:rsidRPr="6A9EDB91">
        <w:rPr>
          <w:szCs w:val="24"/>
        </w:rPr>
        <w:t>.</w:t>
      </w:r>
    </w:p>
    <w:p w14:paraId="4AE783F6" w14:textId="54DCCA4C" w:rsidR="226AE01B" w:rsidRDefault="226AE01B" w:rsidP="000816C6">
      <w:pPr>
        <w:jc w:val="both"/>
        <w:rPr>
          <w:szCs w:val="24"/>
        </w:rPr>
      </w:pPr>
    </w:p>
    <w:p w14:paraId="3B029C04" w14:textId="77777777" w:rsidR="000816C6" w:rsidRDefault="000816C6" w:rsidP="000816C6">
      <w:pPr>
        <w:jc w:val="both"/>
        <w:rPr>
          <w:szCs w:val="24"/>
        </w:rPr>
      </w:pPr>
    </w:p>
    <w:p w14:paraId="13092026" w14:textId="77777777" w:rsidR="000816C6" w:rsidRDefault="000816C6" w:rsidP="000816C6">
      <w:pPr>
        <w:jc w:val="both"/>
        <w:rPr>
          <w:szCs w:val="24"/>
        </w:rPr>
      </w:pPr>
    </w:p>
    <w:p w14:paraId="2C3258A9" w14:textId="1F755B66" w:rsidR="0088144F" w:rsidRDefault="0088144F" w:rsidP="000816C6">
      <w:pPr>
        <w:jc w:val="both"/>
        <w:rPr>
          <w:b/>
        </w:rPr>
      </w:pPr>
      <w:r w:rsidRPr="0088144F">
        <w:rPr>
          <w:b/>
        </w:rPr>
        <w:t>Responsibilities</w:t>
      </w:r>
    </w:p>
    <w:p w14:paraId="671B7760" w14:textId="77777777" w:rsidR="007858A2" w:rsidRPr="0088144F" w:rsidRDefault="007858A2" w:rsidP="000816C6">
      <w:pPr>
        <w:jc w:val="both"/>
        <w:rPr>
          <w:b/>
        </w:rPr>
      </w:pPr>
    </w:p>
    <w:p w14:paraId="5A43FEF2" w14:textId="2F006828" w:rsidR="75207CC0" w:rsidRDefault="75207CC0" w:rsidP="000816C6">
      <w:pPr>
        <w:numPr>
          <w:ilvl w:val="0"/>
          <w:numId w:val="32"/>
        </w:numPr>
        <w:jc w:val="both"/>
        <w:rPr>
          <w:szCs w:val="24"/>
        </w:rPr>
      </w:pPr>
      <w:r w:rsidRPr="1B865CFC">
        <w:rPr>
          <w:szCs w:val="24"/>
        </w:rPr>
        <w:t>Manage BLE connection lifecycle with the Wrist Module, including pairing, connection, and reconnection.</w:t>
      </w:r>
    </w:p>
    <w:p w14:paraId="6CB032F9" w14:textId="6E07ABE9" w:rsidR="75207CC0" w:rsidRDefault="75207CC0" w:rsidP="000816C6">
      <w:pPr>
        <w:pStyle w:val="ListParagraph"/>
        <w:numPr>
          <w:ilvl w:val="0"/>
          <w:numId w:val="32"/>
        </w:numPr>
        <w:spacing w:before="240" w:after="240"/>
        <w:jc w:val="both"/>
        <w:rPr>
          <w:szCs w:val="24"/>
        </w:rPr>
      </w:pPr>
      <w:r w:rsidRPr="1B865CFC">
        <w:rPr>
          <w:szCs w:val="24"/>
        </w:rPr>
        <w:t>Control measurement sessions by initiating and terminating recordings</w:t>
      </w:r>
      <w:r w:rsidR="003F2931">
        <w:rPr>
          <w:szCs w:val="24"/>
        </w:rPr>
        <w:t>.</w:t>
      </w:r>
    </w:p>
    <w:p w14:paraId="4297F0F3" w14:textId="0C378DAC" w:rsidR="75207CC0" w:rsidRDefault="75207CC0" w:rsidP="000816C6">
      <w:pPr>
        <w:pStyle w:val="ListParagraph"/>
        <w:numPr>
          <w:ilvl w:val="0"/>
          <w:numId w:val="32"/>
        </w:numPr>
        <w:spacing w:before="240" w:after="240"/>
        <w:jc w:val="both"/>
        <w:rPr>
          <w:szCs w:val="24"/>
        </w:rPr>
      </w:pPr>
      <w:r w:rsidRPr="1B865CFC">
        <w:rPr>
          <w:szCs w:val="24"/>
        </w:rPr>
        <w:t>Persist received session data locally using an offline-first strategy.</w:t>
      </w:r>
    </w:p>
    <w:p w14:paraId="56626201" w14:textId="56070013" w:rsidR="75207CC0" w:rsidRDefault="75207CC0" w:rsidP="000816C6">
      <w:pPr>
        <w:pStyle w:val="ListParagraph"/>
        <w:numPr>
          <w:ilvl w:val="0"/>
          <w:numId w:val="32"/>
        </w:numPr>
        <w:spacing w:before="240" w:after="240"/>
        <w:jc w:val="both"/>
        <w:rPr>
          <w:szCs w:val="24"/>
        </w:rPr>
      </w:pPr>
      <w:r w:rsidRPr="1B865CFC">
        <w:rPr>
          <w:szCs w:val="24"/>
        </w:rPr>
        <w:t>Upload recorded sessions to the backend reliably with retry mechanisms.</w:t>
      </w:r>
    </w:p>
    <w:p w14:paraId="78C40E10" w14:textId="39046D0A" w:rsidR="6827AC53" w:rsidRDefault="75207CC0" w:rsidP="000816C6">
      <w:pPr>
        <w:pStyle w:val="ListParagraph"/>
        <w:numPr>
          <w:ilvl w:val="0"/>
          <w:numId w:val="32"/>
        </w:numPr>
        <w:spacing w:before="240" w:after="240"/>
        <w:jc w:val="both"/>
        <w:rPr>
          <w:szCs w:val="24"/>
        </w:rPr>
      </w:pPr>
      <w:r w:rsidRPr="1B865CFC">
        <w:rPr>
          <w:szCs w:val="24"/>
        </w:rPr>
        <w:t>Visualize system status, estimation results, and long-term blood pressure trends.</w:t>
      </w:r>
    </w:p>
    <w:p w14:paraId="69C0AAB1" w14:textId="0265F157" w:rsidR="007D2A9A" w:rsidRDefault="007D2A9A" w:rsidP="000816C6">
      <w:pPr>
        <w:spacing w:before="240" w:after="240"/>
        <w:jc w:val="both"/>
        <w:rPr>
          <w:b/>
          <w:bCs/>
          <w:szCs w:val="24"/>
        </w:rPr>
      </w:pPr>
      <w:r w:rsidRPr="007D2A9A">
        <w:rPr>
          <w:b/>
          <w:bCs/>
          <w:szCs w:val="24"/>
        </w:rPr>
        <w:t>Justification</w:t>
      </w:r>
    </w:p>
    <w:p w14:paraId="6D852DED" w14:textId="6FE5D56F" w:rsidR="007D2A9A" w:rsidRDefault="007D2A9A" w:rsidP="000816C6">
      <w:pPr>
        <w:pStyle w:val="NoSpacing"/>
        <w:jc w:val="both"/>
      </w:pPr>
      <w:r w:rsidRPr="007D2A9A">
        <w:t>The mobile application serves as a gateway between the wearable devices and the backend system. Offloading heavy signal processing and machine learning inference to the backend reduces mobile device resource consumption and improves maintainability.</w:t>
      </w:r>
    </w:p>
    <w:p w14:paraId="3C20D4A1" w14:textId="77777777" w:rsidR="007D2A9A" w:rsidRPr="007D2A9A" w:rsidRDefault="007D2A9A" w:rsidP="000816C6">
      <w:pPr>
        <w:pStyle w:val="NoSpacing"/>
        <w:jc w:val="both"/>
      </w:pPr>
    </w:p>
    <w:p w14:paraId="1B0539DC" w14:textId="77777777" w:rsidR="0088144F" w:rsidRDefault="0088144F" w:rsidP="000816C6">
      <w:pPr>
        <w:jc w:val="both"/>
        <w:rPr>
          <w:b/>
        </w:rPr>
      </w:pPr>
      <w:r w:rsidRPr="0088144F">
        <w:rPr>
          <w:b/>
        </w:rPr>
        <w:t>Inputs</w:t>
      </w:r>
    </w:p>
    <w:p w14:paraId="4EF010B7" w14:textId="77777777" w:rsidR="009D47E3" w:rsidRPr="0088144F" w:rsidRDefault="009D47E3" w:rsidP="000816C6">
      <w:pPr>
        <w:jc w:val="both"/>
        <w:rPr>
          <w:b/>
        </w:rPr>
      </w:pPr>
    </w:p>
    <w:p w14:paraId="328966C5" w14:textId="77777777" w:rsidR="0088144F" w:rsidRPr="0088144F" w:rsidRDefault="0088144F" w:rsidP="000816C6">
      <w:pPr>
        <w:numPr>
          <w:ilvl w:val="0"/>
          <w:numId w:val="33"/>
        </w:numPr>
        <w:jc w:val="both"/>
      </w:pPr>
      <w:r w:rsidRPr="0088144F">
        <w:t>BLE merged packets from wrist module</w:t>
      </w:r>
    </w:p>
    <w:p w14:paraId="5C384FBC" w14:textId="77777777" w:rsidR="0088144F" w:rsidRPr="0088144F" w:rsidRDefault="0088144F" w:rsidP="000816C6">
      <w:pPr>
        <w:numPr>
          <w:ilvl w:val="0"/>
          <w:numId w:val="33"/>
        </w:numPr>
        <w:jc w:val="both"/>
      </w:pPr>
      <w:r w:rsidRPr="0088144F">
        <w:t>User actions (start/stop, view trends, manage device)</w:t>
      </w:r>
    </w:p>
    <w:p w14:paraId="7757B3AA" w14:textId="77777777" w:rsidR="0088144F" w:rsidRPr="0088144F" w:rsidRDefault="0088144F" w:rsidP="000816C6">
      <w:pPr>
        <w:numPr>
          <w:ilvl w:val="0"/>
          <w:numId w:val="33"/>
        </w:numPr>
        <w:jc w:val="both"/>
      </w:pPr>
      <w:r w:rsidRPr="0088144F">
        <w:t>Backend responses (predictions, trends, alerts)</w:t>
      </w:r>
    </w:p>
    <w:p w14:paraId="22F300C6" w14:textId="4E0ECF78" w:rsidR="4BBEDB4F" w:rsidRDefault="4BBEDB4F" w:rsidP="000816C6">
      <w:pPr>
        <w:ind w:left="720"/>
        <w:jc w:val="both"/>
      </w:pPr>
    </w:p>
    <w:p w14:paraId="7A946ED3" w14:textId="77777777" w:rsidR="0088144F" w:rsidRDefault="0088144F" w:rsidP="000816C6">
      <w:pPr>
        <w:jc w:val="both"/>
        <w:rPr>
          <w:b/>
        </w:rPr>
      </w:pPr>
      <w:r w:rsidRPr="0088144F">
        <w:rPr>
          <w:b/>
        </w:rPr>
        <w:t>Outputs</w:t>
      </w:r>
    </w:p>
    <w:p w14:paraId="1C5957B6" w14:textId="77777777" w:rsidR="009D47E3" w:rsidRPr="0088144F" w:rsidRDefault="009D47E3" w:rsidP="000816C6">
      <w:pPr>
        <w:jc w:val="both"/>
        <w:rPr>
          <w:b/>
        </w:rPr>
      </w:pPr>
    </w:p>
    <w:p w14:paraId="2B6C8E6A" w14:textId="77777777" w:rsidR="0088144F" w:rsidRPr="0088144F" w:rsidRDefault="0088144F" w:rsidP="000816C6">
      <w:pPr>
        <w:numPr>
          <w:ilvl w:val="0"/>
          <w:numId w:val="34"/>
        </w:numPr>
        <w:jc w:val="both"/>
      </w:pPr>
      <w:r w:rsidRPr="0088144F">
        <w:t>Session files stored locally (raw packet logs + metadata)</w:t>
      </w:r>
    </w:p>
    <w:p w14:paraId="7EA0326D" w14:textId="77777777" w:rsidR="0088144F" w:rsidRPr="0088144F" w:rsidRDefault="0088144F" w:rsidP="000816C6">
      <w:pPr>
        <w:numPr>
          <w:ilvl w:val="0"/>
          <w:numId w:val="34"/>
        </w:numPr>
        <w:jc w:val="both"/>
      </w:pPr>
      <w:r w:rsidRPr="0088144F">
        <w:t>HTTPS requests to backend: session upload + prediction retrieval</w:t>
      </w:r>
    </w:p>
    <w:p w14:paraId="62BB6918" w14:textId="77777777" w:rsidR="0088144F" w:rsidRPr="0088144F" w:rsidRDefault="0088144F" w:rsidP="000816C6">
      <w:pPr>
        <w:numPr>
          <w:ilvl w:val="0"/>
          <w:numId w:val="34"/>
        </w:numPr>
        <w:jc w:val="both"/>
      </w:pPr>
      <w:r w:rsidRPr="0088144F">
        <w:t>UI screens: measurement status, results, trend charts</w:t>
      </w:r>
    </w:p>
    <w:p w14:paraId="5DC16174" w14:textId="4D65B01F" w:rsidR="014DB6BB" w:rsidRDefault="014DB6BB" w:rsidP="000816C6">
      <w:pPr>
        <w:ind w:left="720"/>
        <w:jc w:val="both"/>
      </w:pPr>
    </w:p>
    <w:p w14:paraId="4ABBB454" w14:textId="77777777" w:rsidR="0088144F" w:rsidRPr="0088144F" w:rsidRDefault="0088144F" w:rsidP="000816C6">
      <w:pPr>
        <w:jc w:val="both"/>
        <w:rPr>
          <w:b/>
        </w:rPr>
      </w:pPr>
      <w:r w:rsidRPr="0088144F">
        <w:rPr>
          <w:b/>
        </w:rPr>
        <w:t>Core Functions</w:t>
      </w:r>
    </w:p>
    <w:p w14:paraId="2C9685B3" w14:textId="242EB096" w:rsidR="429F995F" w:rsidRDefault="429F995F" w:rsidP="000816C6">
      <w:pPr>
        <w:jc w:val="both"/>
        <w:rPr>
          <w:b/>
        </w:rPr>
      </w:pPr>
    </w:p>
    <w:p w14:paraId="07B78021" w14:textId="511F274B" w:rsidR="009D47E3" w:rsidRPr="0088144F" w:rsidRDefault="0088144F" w:rsidP="000816C6">
      <w:pPr>
        <w:numPr>
          <w:ilvl w:val="0"/>
          <w:numId w:val="35"/>
        </w:numPr>
        <w:jc w:val="both"/>
      </w:pPr>
      <w:r w:rsidRPr="0088144F">
        <w:rPr>
          <w:b/>
        </w:rPr>
        <w:t>BLE Session Control</w:t>
      </w:r>
    </w:p>
    <w:p w14:paraId="4A52F52A" w14:textId="77777777" w:rsidR="0088144F" w:rsidRPr="0088144F" w:rsidRDefault="0088144F" w:rsidP="000816C6">
      <w:pPr>
        <w:numPr>
          <w:ilvl w:val="1"/>
          <w:numId w:val="35"/>
        </w:numPr>
        <w:jc w:val="both"/>
      </w:pPr>
      <w:r w:rsidRPr="0088144F">
        <w:t>Sends start/stop commands to wrist.</w:t>
      </w:r>
    </w:p>
    <w:p w14:paraId="6B943741" w14:textId="77777777" w:rsidR="0088144F" w:rsidRPr="0088144F" w:rsidRDefault="0088144F" w:rsidP="000816C6">
      <w:pPr>
        <w:numPr>
          <w:ilvl w:val="1"/>
          <w:numId w:val="35"/>
        </w:numPr>
        <w:jc w:val="both"/>
      </w:pPr>
      <w:r w:rsidRPr="0088144F">
        <w:t>Subscribes to merged stream characteristic.</w:t>
      </w:r>
    </w:p>
    <w:p w14:paraId="63319987" w14:textId="2504F528" w:rsidR="2909454F" w:rsidRDefault="2909454F" w:rsidP="000816C6">
      <w:pPr>
        <w:ind w:left="1440"/>
        <w:jc w:val="both"/>
      </w:pPr>
    </w:p>
    <w:p w14:paraId="3018A124" w14:textId="77777777" w:rsidR="0088144F" w:rsidRPr="0088144F" w:rsidRDefault="0088144F" w:rsidP="000816C6">
      <w:pPr>
        <w:numPr>
          <w:ilvl w:val="0"/>
          <w:numId w:val="35"/>
        </w:numPr>
        <w:jc w:val="both"/>
      </w:pPr>
      <w:r w:rsidRPr="0088144F">
        <w:rPr>
          <w:b/>
        </w:rPr>
        <w:t>Local Session Storage</w:t>
      </w:r>
    </w:p>
    <w:p w14:paraId="3BEAA48A" w14:textId="77777777" w:rsidR="0088144F" w:rsidRPr="0088144F" w:rsidRDefault="0088144F" w:rsidP="000816C6">
      <w:pPr>
        <w:numPr>
          <w:ilvl w:val="1"/>
          <w:numId w:val="35"/>
        </w:numPr>
        <w:jc w:val="both"/>
      </w:pPr>
      <w:r w:rsidRPr="0088144F">
        <w:t>Writes packet stream to session file format (binary/CBOR/JSONL).</w:t>
      </w:r>
    </w:p>
    <w:p w14:paraId="33B72065" w14:textId="77777777" w:rsidR="0088144F" w:rsidRPr="0088144F" w:rsidRDefault="0088144F" w:rsidP="000816C6">
      <w:pPr>
        <w:numPr>
          <w:ilvl w:val="1"/>
          <w:numId w:val="35"/>
        </w:numPr>
        <w:jc w:val="both"/>
      </w:pPr>
      <w:r w:rsidRPr="0088144F">
        <w:t>Stores metadata: device IDs, sampling profile, start/end time.</w:t>
      </w:r>
    </w:p>
    <w:p w14:paraId="573EC1F9" w14:textId="11218169" w:rsidR="783D3536" w:rsidRDefault="783D3536" w:rsidP="000816C6">
      <w:pPr>
        <w:ind w:left="1440"/>
        <w:jc w:val="both"/>
      </w:pPr>
    </w:p>
    <w:p w14:paraId="13628980" w14:textId="77777777" w:rsidR="0088144F" w:rsidRPr="0088144F" w:rsidRDefault="0088144F" w:rsidP="000816C6">
      <w:pPr>
        <w:numPr>
          <w:ilvl w:val="0"/>
          <w:numId w:val="35"/>
        </w:numPr>
        <w:jc w:val="both"/>
      </w:pPr>
      <w:r w:rsidRPr="0088144F">
        <w:rPr>
          <w:b/>
        </w:rPr>
        <w:t>Upload Queue Management</w:t>
      </w:r>
    </w:p>
    <w:p w14:paraId="4641BFED" w14:textId="77777777" w:rsidR="0088144F" w:rsidRPr="0088144F" w:rsidRDefault="0088144F" w:rsidP="000816C6">
      <w:pPr>
        <w:numPr>
          <w:ilvl w:val="1"/>
          <w:numId w:val="35"/>
        </w:numPr>
        <w:jc w:val="both"/>
      </w:pPr>
      <w:r w:rsidRPr="0088144F">
        <w:t>Implements PENDING → UPLOADING → DONE/FAILED lifecycle.</w:t>
      </w:r>
    </w:p>
    <w:p w14:paraId="636CCB6D" w14:textId="77777777" w:rsidR="0088144F" w:rsidRPr="0088144F" w:rsidRDefault="0088144F" w:rsidP="000816C6">
      <w:pPr>
        <w:numPr>
          <w:ilvl w:val="1"/>
          <w:numId w:val="35"/>
        </w:numPr>
        <w:jc w:val="both"/>
      </w:pPr>
      <w:r w:rsidRPr="0088144F">
        <w:t>Retries on network failure and supports partial/chunked upload if needed.</w:t>
      </w:r>
    </w:p>
    <w:p w14:paraId="62CF419A" w14:textId="6DA8B81A" w:rsidR="59259C0E" w:rsidRDefault="59259C0E" w:rsidP="000816C6">
      <w:pPr>
        <w:ind w:left="1440"/>
        <w:jc w:val="both"/>
      </w:pPr>
    </w:p>
    <w:p w14:paraId="5FC4F6C1" w14:textId="77777777" w:rsidR="0088144F" w:rsidRPr="0088144F" w:rsidRDefault="0088144F" w:rsidP="000816C6">
      <w:pPr>
        <w:numPr>
          <w:ilvl w:val="0"/>
          <w:numId w:val="35"/>
        </w:numPr>
        <w:jc w:val="both"/>
      </w:pPr>
      <w:r w:rsidRPr="0088144F">
        <w:rPr>
          <w:b/>
        </w:rPr>
        <w:t>Results Retrieval &amp; UI</w:t>
      </w:r>
    </w:p>
    <w:p w14:paraId="223B2202" w14:textId="77777777" w:rsidR="0088144F" w:rsidRPr="0088144F" w:rsidRDefault="0088144F" w:rsidP="000816C6">
      <w:pPr>
        <w:numPr>
          <w:ilvl w:val="1"/>
          <w:numId w:val="35"/>
        </w:numPr>
        <w:jc w:val="both"/>
      </w:pPr>
      <w:r w:rsidRPr="0088144F">
        <w:t>Fetches inference results and trend summaries.</w:t>
      </w:r>
    </w:p>
    <w:p w14:paraId="51945CAD" w14:textId="77777777" w:rsidR="0088144F" w:rsidRPr="0088144F" w:rsidRDefault="0088144F" w:rsidP="000816C6">
      <w:pPr>
        <w:numPr>
          <w:ilvl w:val="1"/>
          <w:numId w:val="35"/>
        </w:numPr>
        <w:jc w:val="both"/>
      </w:pPr>
      <w:r w:rsidRPr="0088144F">
        <w:t>Displays quality flags and recommendations (non-diagnostic wording).</w:t>
      </w:r>
    </w:p>
    <w:p w14:paraId="6B9A1D38" w14:textId="558F9035" w:rsidR="59C51FC1" w:rsidRDefault="59C51FC1" w:rsidP="000816C6">
      <w:pPr>
        <w:ind w:left="1440"/>
        <w:jc w:val="both"/>
      </w:pPr>
    </w:p>
    <w:p w14:paraId="43B42A4B" w14:textId="77777777" w:rsidR="0088144F" w:rsidRDefault="0088144F" w:rsidP="000816C6">
      <w:pPr>
        <w:jc w:val="both"/>
        <w:rPr>
          <w:b/>
        </w:rPr>
      </w:pPr>
      <w:r w:rsidRPr="0088144F">
        <w:rPr>
          <w:b/>
        </w:rPr>
        <w:t>Design Considerations</w:t>
      </w:r>
    </w:p>
    <w:p w14:paraId="523B837D" w14:textId="77777777" w:rsidR="009D47E3" w:rsidRPr="0088144F" w:rsidRDefault="009D47E3" w:rsidP="000816C6">
      <w:pPr>
        <w:jc w:val="both"/>
        <w:rPr>
          <w:b/>
        </w:rPr>
      </w:pPr>
    </w:p>
    <w:p w14:paraId="71C76A17" w14:textId="77777777" w:rsidR="0088144F" w:rsidRPr="0088144F" w:rsidRDefault="0088144F" w:rsidP="000816C6">
      <w:pPr>
        <w:numPr>
          <w:ilvl w:val="0"/>
          <w:numId w:val="36"/>
        </w:numPr>
        <w:jc w:val="both"/>
      </w:pPr>
      <w:r w:rsidRPr="0088144F">
        <w:t>Must tolerate BLE jitter and occasional packet loss.</w:t>
      </w:r>
    </w:p>
    <w:p w14:paraId="0A3DF550" w14:textId="77777777" w:rsidR="0088144F" w:rsidRPr="0088144F" w:rsidRDefault="0088144F" w:rsidP="000816C6">
      <w:pPr>
        <w:numPr>
          <w:ilvl w:val="0"/>
          <w:numId w:val="36"/>
        </w:numPr>
        <w:jc w:val="both"/>
      </w:pPr>
      <w:r w:rsidRPr="0088144F">
        <w:t>Must function offline and upload later reliably.</w:t>
      </w:r>
    </w:p>
    <w:p w14:paraId="06D20858" w14:textId="5EC6B5D6" w:rsidR="000E70FE" w:rsidRDefault="0088144F" w:rsidP="000816C6">
      <w:pPr>
        <w:numPr>
          <w:ilvl w:val="0"/>
          <w:numId w:val="36"/>
        </w:numPr>
        <w:jc w:val="both"/>
      </w:pPr>
      <w:r w:rsidRPr="0088144F">
        <w:lastRenderedPageBreak/>
        <w:t>Data volume can be high; use efficient storage and upload strategies.</w:t>
      </w:r>
    </w:p>
    <w:p w14:paraId="3B67F9AF" w14:textId="77777777" w:rsidR="000E70FE" w:rsidRPr="00713DEC" w:rsidRDefault="000E70FE" w:rsidP="000816C6">
      <w:pPr>
        <w:jc w:val="both"/>
      </w:pPr>
    </w:p>
    <w:p w14:paraId="5DFADA79" w14:textId="0EC0CFA6" w:rsidR="00110A2C" w:rsidRDefault="000E70FE" w:rsidP="000816C6">
      <w:pPr>
        <w:ind w:left="720"/>
        <w:jc w:val="both"/>
        <w:rPr>
          <w:b/>
          <w:bCs/>
        </w:rPr>
      </w:pPr>
      <w:r w:rsidRPr="000E70FE">
        <w:rPr>
          <w:b/>
          <w:bCs/>
        </w:rPr>
        <w:t>4.3.1 User Interaction Flow Diagram</w:t>
      </w:r>
    </w:p>
    <w:p w14:paraId="5B6234FD" w14:textId="63FAB211" w:rsidR="000E70FE" w:rsidRDefault="000E70FE" w:rsidP="000816C6">
      <w:pPr>
        <w:jc w:val="both"/>
        <w:rPr>
          <w:b/>
          <w:bCs/>
        </w:rPr>
      </w:pPr>
      <w:r>
        <w:rPr>
          <w:b/>
          <w:bCs/>
          <w:noProof/>
        </w:rPr>
        <w:drawing>
          <wp:inline distT="0" distB="0" distL="0" distR="0" wp14:anchorId="238E26CC" wp14:editId="1140BE24">
            <wp:extent cx="6120130" cy="5121275"/>
            <wp:effectExtent l="0" t="0" r="0" b="3175"/>
            <wp:docPr id="13169608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60826" name="Picture 1316960826"/>
                    <pic:cNvPicPr/>
                  </pic:nvPicPr>
                  <pic:blipFill>
                    <a:blip r:embed="rId14">
                      <a:extLst>
                        <a:ext uri="{28A0092B-C50C-407E-A947-70E740481C1C}">
                          <a14:useLocalDpi xmlns:a14="http://schemas.microsoft.com/office/drawing/2010/main" val="0"/>
                        </a:ext>
                      </a:extLst>
                    </a:blip>
                    <a:stretch>
                      <a:fillRect/>
                    </a:stretch>
                  </pic:blipFill>
                  <pic:spPr>
                    <a:xfrm>
                      <a:off x="0" y="0"/>
                      <a:ext cx="6120130" cy="5121275"/>
                    </a:xfrm>
                    <a:prstGeom prst="rect">
                      <a:avLst/>
                    </a:prstGeom>
                  </pic:spPr>
                </pic:pic>
              </a:graphicData>
            </a:graphic>
          </wp:inline>
        </w:drawing>
      </w:r>
    </w:p>
    <w:p w14:paraId="628C7D89" w14:textId="059C9B2F" w:rsidR="00BC3EA5" w:rsidRDefault="00BC3EA5" w:rsidP="000816C6">
      <w:pPr>
        <w:jc w:val="both"/>
        <w:rPr>
          <w:i/>
          <w:iCs/>
          <w:sz w:val="20"/>
          <w:szCs w:val="16"/>
        </w:rPr>
      </w:pPr>
      <w:r w:rsidRPr="00BC3EA5">
        <w:rPr>
          <w:i/>
          <w:iCs/>
          <w:sz w:val="20"/>
          <w:szCs w:val="16"/>
        </w:rPr>
        <w:t xml:space="preserve">Figure </w:t>
      </w:r>
      <w:r w:rsidR="009D47E3">
        <w:rPr>
          <w:i/>
          <w:iCs/>
          <w:sz w:val="20"/>
          <w:szCs w:val="16"/>
        </w:rPr>
        <w:t>4</w:t>
      </w:r>
      <w:r w:rsidR="005A5444">
        <w:rPr>
          <w:i/>
          <w:iCs/>
          <w:sz w:val="20"/>
          <w:szCs w:val="16"/>
        </w:rPr>
        <w:t>.1</w:t>
      </w:r>
      <w:r w:rsidR="009D47E3">
        <w:rPr>
          <w:i/>
          <w:iCs/>
          <w:sz w:val="20"/>
          <w:szCs w:val="16"/>
        </w:rPr>
        <w:t>:</w:t>
      </w:r>
      <w:r w:rsidRPr="00BC3EA5">
        <w:rPr>
          <w:i/>
          <w:iCs/>
          <w:sz w:val="20"/>
          <w:szCs w:val="16"/>
        </w:rPr>
        <w:t xml:space="preserve"> User Interaction Flow Diagram</w:t>
      </w:r>
    </w:p>
    <w:p w14:paraId="0C12B6B1" w14:textId="77777777" w:rsidR="00073082" w:rsidRPr="00BC3EA5" w:rsidRDefault="00073082" w:rsidP="000816C6">
      <w:pPr>
        <w:jc w:val="both"/>
        <w:rPr>
          <w:i/>
          <w:iCs/>
          <w:sz w:val="20"/>
          <w:szCs w:val="16"/>
        </w:rPr>
      </w:pPr>
    </w:p>
    <w:p w14:paraId="6A5FFDC2" w14:textId="187E160F" w:rsidR="000E70FE" w:rsidRDefault="00073082" w:rsidP="000816C6">
      <w:pPr>
        <w:jc w:val="both"/>
      </w:pPr>
      <w:r w:rsidRPr="00073082">
        <w:t>Figure 4.1 presents the main user interaction flow within the mobile application.</w:t>
      </w:r>
    </w:p>
    <w:p w14:paraId="48D4908C" w14:textId="77777777" w:rsidR="00073082" w:rsidRPr="00713DEC" w:rsidRDefault="00073082" w:rsidP="000816C6">
      <w:pPr>
        <w:jc w:val="both"/>
      </w:pPr>
    </w:p>
    <w:p w14:paraId="35D3DD93" w14:textId="77777777" w:rsidR="00110A2C" w:rsidRPr="000E70FE" w:rsidRDefault="00110A2C" w:rsidP="000816C6">
      <w:pPr>
        <w:pStyle w:val="Heading1"/>
        <w:jc w:val="both"/>
        <w:rPr>
          <w:szCs w:val="24"/>
        </w:rPr>
      </w:pPr>
      <w:bookmarkStart w:id="15" w:name="_Toc218201396"/>
      <w:r w:rsidRPr="000E70FE">
        <w:rPr>
          <w:szCs w:val="24"/>
        </w:rPr>
        <w:t>4.4 Backend Ingestion &amp; Session Service (API + Storage)</w:t>
      </w:r>
      <w:bookmarkEnd w:id="15"/>
    </w:p>
    <w:p w14:paraId="34298883" w14:textId="77777777" w:rsidR="00110A2C" w:rsidRPr="000E70FE" w:rsidRDefault="00110A2C" w:rsidP="000816C6">
      <w:pPr>
        <w:jc w:val="both"/>
        <w:rPr>
          <w:szCs w:val="24"/>
        </w:rPr>
      </w:pPr>
    </w:p>
    <w:p w14:paraId="1BE822AD" w14:textId="77777777" w:rsidR="00110A2C" w:rsidRPr="000E70FE" w:rsidRDefault="00110A2C" w:rsidP="000816C6">
      <w:pPr>
        <w:jc w:val="both"/>
        <w:rPr>
          <w:szCs w:val="24"/>
        </w:rPr>
      </w:pPr>
      <w:r w:rsidRPr="000E70FE">
        <w:rPr>
          <w:szCs w:val="24"/>
        </w:rPr>
        <w:t>This service receives sessions from mobile, validates them, stores raw data, and triggers processing/inference.</w:t>
      </w:r>
    </w:p>
    <w:p w14:paraId="41C163DE" w14:textId="77777777" w:rsidR="000E70FE" w:rsidRPr="000E70FE" w:rsidRDefault="000E70FE" w:rsidP="000816C6">
      <w:pPr>
        <w:jc w:val="both"/>
        <w:rPr>
          <w:szCs w:val="24"/>
        </w:rPr>
      </w:pPr>
    </w:p>
    <w:p w14:paraId="33870B42" w14:textId="77777777" w:rsidR="00110A2C" w:rsidRPr="000E70FE" w:rsidRDefault="00110A2C" w:rsidP="000816C6">
      <w:pPr>
        <w:jc w:val="both"/>
        <w:rPr>
          <w:b/>
          <w:szCs w:val="24"/>
        </w:rPr>
      </w:pPr>
      <w:r w:rsidRPr="000E70FE">
        <w:rPr>
          <w:b/>
          <w:szCs w:val="24"/>
        </w:rPr>
        <w:t>Responsibilities</w:t>
      </w:r>
    </w:p>
    <w:p w14:paraId="2EE959B8" w14:textId="77777777" w:rsidR="00863728" w:rsidRPr="000E70FE" w:rsidRDefault="00863728" w:rsidP="000816C6">
      <w:pPr>
        <w:jc w:val="both"/>
        <w:rPr>
          <w:b/>
          <w:szCs w:val="24"/>
        </w:rPr>
      </w:pPr>
    </w:p>
    <w:p w14:paraId="5EC7B698" w14:textId="77777777" w:rsidR="00110A2C" w:rsidRPr="000E70FE" w:rsidRDefault="00110A2C" w:rsidP="000816C6">
      <w:pPr>
        <w:numPr>
          <w:ilvl w:val="0"/>
          <w:numId w:val="27"/>
        </w:numPr>
        <w:jc w:val="both"/>
        <w:rPr>
          <w:szCs w:val="24"/>
        </w:rPr>
      </w:pPr>
      <w:r w:rsidRPr="000E70FE">
        <w:rPr>
          <w:szCs w:val="24"/>
        </w:rPr>
        <w:t>Authenticate requests and enforce user/device ownership.</w:t>
      </w:r>
    </w:p>
    <w:p w14:paraId="2EB4DA55" w14:textId="77777777" w:rsidR="00110A2C" w:rsidRPr="000E70FE" w:rsidRDefault="00110A2C" w:rsidP="000816C6">
      <w:pPr>
        <w:numPr>
          <w:ilvl w:val="0"/>
          <w:numId w:val="27"/>
        </w:numPr>
        <w:jc w:val="both"/>
        <w:rPr>
          <w:szCs w:val="24"/>
        </w:rPr>
      </w:pPr>
      <w:r w:rsidRPr="000E70FE">
        <w:rPr>
          <w:szCs w:val="24"/>
        </w:rPr>
        <w:t>Validate session schema and packet integrity.</w:t>
      </w:r>
    </w:p>
    <w:p w14:paraId="6B28C50B" w14:textId="77777777" w:rsidR="00110A2C" w:rsidRPr="000E70FE" w:rsidRDefault="00110A2C" w:rsidP="000816C6">
      <w:pPr>
        <w:numPr>
          <w:ilvl w:val="0"/>
          <w:numId w:val="27"/>
        </w:numPr>
        <w:jc w:val="both"/>
        <w:rPr>
          <w:szCs w:val="24"/>
        </w:rPr>
      </w:pPr>
      <w:r w:rsidRPr="000E70FE">
        <w:rPr>
          <w:szCs w:val="24"/>
        </w:rPr>
        <w:t>Store raw session data and metadata.</w:t>
      </w:r>
    </w:p>
    <w:p w14:paraId="161C32DB" w14:textId="77777777" w:rsidR="00110A2C" w:rsidRPr="000E70FE" w:rsidRDefault="00110A2C" w:rsidP="000816C6">
      <w:pPr>
        <w:numPr>
          <w:ilvl w:val="0"/>
          <w:numId w:val="27"/>
        </w:numPr>
        <w:jc w:val="both"/>
        <w:rPr>
          <w:szCs w:val="24"/>
        </w:rPr>
      </w:pPr>
      <w:r w:rsidRPr="000E70FE">
        <w:rPr>
          <w:szCs w:val="24"/>
        </w:rPr>
        <w:t>Trigger processing pipeline (decode, alignment, features, inference).</w:t>
      </w:r>
    </w:p>
    <w:p w14:paraId="52D7B8C6" w14:textId="0C598B53" w:rsidR="00110A2C" w:rsidRDefault="00110A2C" w:rsidP="000816C6">
      <w:pPr>
        <w:numPr>
          <w:ilvl w:val="0"/>
          <w:numId w:val="27"/>
        </w:numPr>
        <w:jc w:val="both"/>
        <w:rPr>
          <w:szCs w:val="24"/>
        </w:rPr>
      </w:pPr>
      <w:r w:rsidRPr="000E70FE">
        <w:rPr>
          <w:szCs w:val="24"/>
        </w:rPr>
        <w:t xml:space="preserve">Provide APIs to retrieve sessions, </w:t>
      </w:r>
      <w:r w:rsidR="00416F41" w:rsidRPr="000E70FE">
        <w:rPr>
          <w:szCs w:val="24"/>
        </w:rPr>
        <w:t>blood pressure results</w:t>
      </w:r>
      <w:r w:rsidRPr="000E70FE">
        <w:rPr>
          <w:szCs w:val="24"/>
        </w:rPr>
        <w:t>, and trends.</w:t>
      </w:r>
    </w:p>
    <w:p w14:paraId="531F0BE4" w14:textId="77777777" w:rsidR="00073082" w:rsidRPr="000E70FE" w:rsidRDefault="00073082" w:rsidP="000816C6">
      <w:pPr>
        <w:ind w:left="360"/>
        <w:jc w:val="both"/>
        <w:rPr>
          <w:szCs w:val="24"/>
        </w:rPr>
      </w:pPr>
    </w:p>
    <w:p w14:paraId="772B8976" w14:textId="1BE8443D" w:rsidR="007D2A9A" w:rsidRDefault="007D2A9A" w:rsidP="000816C6">
      <w:pPr>
        <w:jc w:val="both"/>
        <w:rPr>
          <w:b/>
          <w:szCs w:val="24"/>
        </w:rPr>
      </w:pPr>
      <w:r>
        <w:rPr>
          <w:b/>
          <w:szCs w:val="24"/>
        </w:rPr>
        <w:t>Justification</w:t>
      </w:r>
    </w:p>
    <w:p w14:paraId="6AF4CEB3" w14:textId="77777777" w:rsidR="007D2A9A" w:rsidRDefault="007D2A9A" w:rsidP="000816C6">
      <w:pPr>
        <w:jc w:val="both"/>
        <w:rPr>
          <w:b/>
          <w:szCs w:val="24"/>
        </w:rPr>
      </w:pPr>
    </w:p>
    <w:p w14:paraId="0982E3F2" w14:textId="584C2940" w:rsidR="007D2A9A" w:rsidRPr="007D2A9A" w:rsidRDefault="007D2A9A" w:rsidP="000816C6">
      <w:pPr>
        <w:jc w:val="both"/>
        <w:rPr>
          <w:bCs/>
          <w:szCs w:val="24"/>
        </w:rPr>
      </w:pPr>
      <w:r>
        <w:rPr>
          <w:bCs/>
          <w:szCs w:val="24"/>
        </w:rPr>
        <w:lastRenderedPageBreak/>
        <w:t xml:space="preserve"> </w:t>
      </w:r>
      <w:r w:rsidRPr="007D2A9A">
        <w:rPr>
          <w:bCs/>
          <w:szCs w:val="24"/>
        </w:rPr>
        <w:t>Centralizing data ingestion and storage in the backend enables scalable session management, secure access control, and reliable long-term data persistence. This architecture supports asynchronous processing and simplifies trend analysis across multiple sessions.</w:t>
      </w:r>
    </w:p>
    <w:p w14:paraId="6DB99CC5" w14:textId="77777777" w:rsidR="007D2A9A" w:rsidRDefault="007D2A9A" w:rsidP="000816C6">
      <w:pPr>
        <w:jc w:val="both"/>
        <w:rPr>
          <w:b/>
          <w:szCs w:val="24"/>
        </w:rPr>
      </w:pPr>
    </w:p>
    <w:p w14:paraId="38D86D21" w14:textId="5C456828" w:rsidR="00110A2C" w:rsidRDefault="00110A2C" w:rsidP="000816C6">
      <w:pPr>
        <w:jc w:val="both"/>
        <w:rPr>
          <w:b/>
          <w:szCs w:val="24"/>
        </w:rPr>
      </w:pPr>
      <w:r w:rsidRPr="000E70FE">
        <w:rPr>
          <w:b/>
          <w:szCs w:val="24"/>
        </w:rPr>
        <w:t>Inputs</w:t>
      </w:r>
    </w:p>
    <w:p w14:paraId="1375C81D" w14:textId="77777777" w:rsidR="007D2A9A" w:rsidRPr="000E70FE" w:rsidRDefault="007D2A9A" w:rsidP="000816C6">
      <w:pPr>
        <w:jc w:val="both"/>
        <w:rPr>
          <w:b/>
          <w:szCs w:val="24"/>
        </w:rPr>
      </w:pPr>
    </w:p>
    <w:p w14:paraId="61DF65BA" w14:textId="77777777" w:rsidR="00110A2C" w:rsidRPr="000E70FE" w:rsidRDefault="00110A2C" w:rsidP="000816C6">
      <w:pPr>
        <w:numPr>
          <w:ilvl w:val="0"/>
          <w:numId w:val="28"/>
        </w:numPr>
        <w:jc w:val="both"/>
        <w:rPr>
          <w:szCs w:val="24"/>
        </w:rPr>
      </w:pPr>
      <w:r w:rsidRPr="000E70FE">
        <w:rPr>
          <w:szCs w:val="24"/>
        </w:rPr>
        <w:t>Uploaded session files from mobile app</w:t>
      </w:r>
    </w:p>
    <w:p w14:paraId="524E6922" w14:textId="77777777" w:rsidR="00110A2C" w:rsidRPr="000E70FE" w:rsidRDefault="00110A2C" w:rsidP="000816C6">
      <w:pPr>
        <w:numPr>
          <w:ilvl w:val="0"/>
          <w:numId w:val="28"/>
        </w:numPr>
        <w:jc w:val="both"/>
        <w:rPr>
          <w:szCs w:val="24"/>
        </w:rPr>
      </w:pPr>
      <w:r w:rsidRPr="000E70FE">
        <w:rPr>
          <w:szCs w:val="24"/>
        </w:rPr>
        <w:t>Authentication tokens (JWT)</w:t>
      </w:r>
    </w:p>
    <w:p w14:paraId="25243204" w14:textId="77777777" w:rsidR="00110A2C" w:rsidRDefault="00110A2C" w:rsidP="000816C6">
      <w:pPr>
        <w:numPr>
          <w:ilvl w:val="0"/>
          <w:numId w:val="28"/>
        </w:numPr>
        <w:jc w:val="both"/>
        <w:rPr>
          <w:szCs w:val="24"/>
        </w:rPr>
      </w:pPr>
      <w:r w:rsidRPr="000E70FE">
        <w:rPr>
          <w:szCs w:val="24"/>
        </w:rPr>
        <w:t>Device registration data</w:t>
      </w:r>
    </w:p>
    <w:p w14:paraId="19C06187" w14:textId="77777777" w:rsidR="007D2A9A" w:rsidRPr="000E70FE" w:rsidRDefault="007D2A9A" w:rsidP="000816C6">
      <w:pPr>
        <w:ind w:left="360"/>
        <w:jc w:val="both"/>
        <w:rPr>
          <w:szCs w:val="24"/>
        </w:rPr>
      </w:pPr>
    </w:p>
    <w:p w14:paraId="789F962C" w14:textId="77777777" w:rsidR="00110A2C" w:rsidRDefault="00110A2C" w:rsidP="000816C6">
      <w:pPr>
        <w:jc w:val="both"/>
        <w:rPr>
          <w:b/>
          <w:szCs w:val="24"/>
        </w:rPr>
      </w:pPr>
      <w:r w:rsidRPr="000E70FE">
        <w:rPr>
          <w:b/>
          <w:szCs w:val="24"/>
        </w:rPr>
        <w:t>Outputs</w:t>
      </w:r>
    </w:p>
    <w:p w14:paraId="6BCF8CC5" w14:textId="77777777" w:rsidR="007D2A9A" w:rsidRPr="000E70FE" w:rsidRDefault="007D2A9A" w:rsidP="000816C6">
      <w:pPr>
        <w:jc w:val="both"/>
        <w:rPr>
          <w:b/>
          <w:szCs w:val="24"/>
        </w:rPr>
      </w:pPr>
    </w:p>
    <w:p w14:paraId="1D510435" w14:textId="77777777" w:rsidR="00110A2C" w:rsidRPr="000E70FE" w:rsidRDefault="00110A2C" w:rsidP="000816C6">
      <w:pPr>
        <w:numPr>
          <w:ilvl w:val="0"/>
          <w:numId w:val="29"/>
        </w:numPr>
        <w:jc w:val="both"/>
        <w:rPr>
          <w:szCs w:val="24"/>
        </w:rPr>
      </w:pPr>
      <w:r w:rsidRPr="000E70FE">
        <w:rPr>
          <w:szCs w:val="24"/>
        </w:rPr>
        <w:t>Stored session records and raw packet blobs</w:t>
      </w:r>
    </w:p>
    <w:p w14:paraId="481B2039" w14:textId="77777777" w:rsidR="00110A2C" w:rsidRPr="000E70FE" w:rsidRDefault="00110A2C" w:rsidP="000816C6">
      <w:pPr>
        <w:numPr>
          <w:ilvl w:val="0"/>
          <w:numId w:val="29"/>
        </w:numPr>
        <w:jc w:val="both"/>
        <w:rPr>
          <w:szCs w:val="24"/>
        </w:rPr>
      </w:pPr>
      <w:r w:rsidRPr="000E70FE">
        <w:rPr>
          <w:szCs w:val="24"/>
        </w:rPr>
        <w:t>Processing jobs/events for the pipeline</w:t>
      </w:r>
    </w:p>
    <w:p w14:paraId="53B002AC" w14:textId="77777777" w:rsidR="00110A2C" w:rsidRPr="000E70FE" w:rsidRDefault="00110A2C" w:rsidP="000816C6">
      <w:pPr>
        <w:numPr>
          <w:ilvl w:val="0"/>
          <w:numId w:val="29"/>
        </w:numPr>
        <w:jc w:val="both"/>
        <w:rPr>
          <w:szCs w:val="24"/>
        </w:rPr>
      </w:pPr>
      <w:r w:rsidRPr="000E70FE">
        <w:rPr>
          <w:szCs w:val="24"/>
        </w:rPr>
        <w:t>API responses: upload status, session summaries, inference outputs</w:t>
      </w:r>
    </w:p>
    <w:p w14:paraId="2F78F783" w14:textId="0F51918B" w:rsidR="10C70D40" w:rsidRPr="000E70FE" w:rsidRDefault="10C70D40" w:rsidP="000816C6">
      <w:pPr>
        <w:ind w:left="720"/>
        <w:jc w:val="both"/>
        <w:rPr>
          <w:szCs w:val="24"/>
        </w:rPr>
      </w:pPr>
    </w:p>
    <w:p w14:paraId="226363C4" w14:textId="77777777" w:rsidR="00110A2C" w:rsidRPr="000E70FE" w:rsidRDefault="00110A2C" w:rsidP="000816C6">
      <w:pPr>
        <w:jc w:val="both"/>
        <w:rPr>
          <w:b/>
          <w:szCs w:val="24"/>
        </w:rPr>
      </w:pPr>
      <w:r w:rsidRPr="000E70FE">
        <w:rPr>
          <w:b/>
          <w:szCs w:val="24"/>
        </w:rPr>
        <w:t>Core Functions</w:t>
      </w:r>
    </w:p>
    <w:p w14:paraId="101BDD91" w14:textId="77777777" w:rsidR="00863728" w:rsidRPr="000E70FE" w:rsidRDefault="00863728" w:rsidP="000816C6">
      <w:pPr>
        <w:jc w:val="both"/>
        <w:rPr>
          <w:b/>
          <w:szCs w:val="24"/>
        </w:rPr>
      </w:pPr>
    </w:p>
    <w:p w14:paraId="59F72387" w14:textId="77777777" w:rsidR="00110A2C" w:rsidRPr="000E70FE" w:rsidRDefault="00110A2C" w:rsidP="000816C6">
      <w:pPr>
        <w:numPr>
          <w:ilvl w:val="0"/>
          <w:numId w:val="30"/>
        </w:numPr>
        <w:jc w:val="both"/>
        <w:rPr>
          <w:szCs w:val="24"/>
        </w:rPr>
      </w:pPr>
      <w:r w:rsidRPr="000E70FE">
        <w:rPr>
          <w:b/>
          <w:szCs w:val="24"/>
        </w:rPr>
        <w:t>Session Upload &amp; Validation</w:t>
      </w:r>
    </w:p>
    <w:p w14:paraId="791ADD43" w14:textId="77777777" w:rsidR="00110A2C" w:rsidRPr="000E70FE" w:rsidRDefault="00110A2C" w:rsidP="000816C6">
      <w:pPr>
        <w:numPr>
          <w:ilvl w:val="1"/>
          <w:numId w:val="30"/>
        </w:numPr>
        <w:jc w:val="both"/>
        <w:rPr>
          <w:szCs w:val="24"/>
        </w:rPr>
      </w:pPr>
      <w:r w:rsidRPr="000E70FE">
        <w:rPr>
          <w:szCs w:val="24"/>
        </w:rPr>
        <w:t>Checks signature/token, user-device binding, schema correctness.</w:t>
      </w:r>
    </w:p>
    <w:p w14:paraId="16A750C6" w14:textId="77777777" w:rsidR="00110A2C" w:rsidRPr="000E70FE" w:rsidRDefault="00110A2C" w:rsidP="000816C6">
      <w:pPr>
        <w:numPr>
          <w:ilvl w:val="1"/>
          <w:numId w:val="30"/>
        </w:numPr>
        <w:jc w:val="both"/>
        <w:rPr>
          <w:szCs w:val="24"/>
        </w:rPr>
      </w:pPr>
      <w:r w:rsidRPr="000E70FE">
        <w:rPr>
          <w:szCs w:val="24"/>
        </w:rPr>
        <w:t>Rejects malformed sessions with clear error codes.</w:t>
      </w:r>
    </w:p>
    <w:p w14:paraId="2BD2721B" w14:textId="77777777" w:rsidR="00110A2C" w:rsidRPr="000E70FE" w:rsidRDefault="00110A2C" w:rsidP="000816C6">
      <w:pPr>
        <w:numPr>
          <w:ilvl w:val="0"/>
          <w:numId w:val="30"/>
        </w:numPr>
        <w:jc w:val="both"/>
        <w:rPr>
          <w:szCs w:val="24"/>
        </w:rPr>
      </w:pPr>
      <w:r w:rsidRPr="000E70FE">
        <w:rPr>
          <w:b/>
          <w:szCs w:val="24"/>
        </w:rPr>
        <w:t>Storage</w:t>
      </w:r>
    </w:p>
    <w:p w14:paraId="437035CC" w14:textId="77777777" w:rsidR="00110A2C" w:rsidRPr="000E70FE" w:rsidRDefault="00110A2C" w:rsidP="000816C6">
      <w:pPr>
        <w:numPr>
          <w:ilvl w:val="1"/>
          <w:numId w:val="30"/>
        </w:numPr>
        <w:jc w:val="both"/>
        <w:rPr>
          <w:szCs w:val="24"/>
        </w:rPr>
      </w:pPr>
      <w:r w:rsidRPr="000E70FE">
        <w:rPr>
          <w:szCs w:val="24"/>
        </w:rPr>
        <w:t>Saves metadata in relational tables.</w:t>
      </w:r>
    </w:p>
    <w:p w14:paraId="42CCB198" w14:textId="77777777" w:rsidR="00110A2C" w:rsidRPr="000E70FE" w:rsidRDefault="00110A2C" w:rsidP="000816C6">
      <w:pPr>
        <w:numPr>
          <w:ilvl w:val="1"/>
          <w:numId w:val="30"/>
        </w:numPr>
        <w:jc w:val="both"/>
        <w:rPr>
          <w:szCs w:val="24"/>
        </w:rPr>
      </w:pPr>
      <w:r w:rsidRPr="000E70FE">
        <w:rPr>
          <w:szCs w:val="24"/>
        </w:rPr>
        <w:t>Stores raw packets as blobs or timeseries tables (implementation choice).</w:t>
      </w:r>
    </w:p>
    <w:p w14:paraId="41C5EFEE" w14:textId="77777777" w:rsidR="00110A2C" w:rsidRPr="000E70FE" w:rsidRDefault="00110A2C" w:rsidP="000816C6">
      <w:pPr>
        <w:numPr>
          <w:ilvl w:val="0"/>
          <w:numId w:val="30"/>
        </w:numPr>
        <w:jc w:val="both"/>
        <w:rPr>
          <w:szCs w:val="24"/>
        </w:rPr>
      </w:pPr>
      <w:r w:rsidRPr="000E70FE">
        <w:rPr>
          <w:b/>
          <w:szCs w:val="24"/>
        </w:rPr>
        <w:t>Job Triggering</w:t>
      </w:r>
    </w:p>
    <w:p w14:paraId="619263E3" w14:textId="77777777" w:rsidR="00110A2C" w:rsidRPr="000E70FE" w:rsidRDefault="00110A2C" w:rsidP="000816C6">
      <w:pPr>
        <w:numPr>
          <w:ilvl w:val="1"/>
          <w:numId w:val="30"/>
        </w:numPr>
        <w:jc w:val="both"/>
        <w:rPr>
          <w:szCs w:val="24"/>
        </w:rPr>
      </w:pPr>
      <w:r w:rsidRPr="000E70FE">
        <w:rPr>
          <w:szCs w:val="24"/>
        </w:rPr>
        <w:t>Enqueues async processing job (recommended).</w:t>
      </w:r>
    </w:p>
    <w:p w14:paraId="480EE0EB" w14:textId="77777777" w:rsidR="00110A2C" w:rsidRPr="000E70FE" w:rsidRDefault="00110A2C" w:rsidP="000816C6">
      <w:pPr>
        <w:numPr>
          <w:ilvl w:val="1"/>
          <w:numId w:val="30"/>
        </w:numPr>
        <w:jc w:val="both"/>
        <w:rPr>
          <w:szCs w:val="24"/>
        </w:rPr>
      </w:pPr>
      <w:r w:rsidRPr="000E70FE">
        <w:rPr>
          <w:szCs w:val="24"/>
        </w:rPr>
        <w:t>Supports synchronous processing for small sessions (optional).</w:t>
      </w:r>
    </w:p>
    <w:p w14:paraId="7DD76EF5" w14:textId="77777777" w:rsidR="00110A2C" w:rsidRPr="000E70FE" w:rsidRDefault="00110A2C" w:rsidP="000816C6">
      <w:pPr>
        <w:numPr>
          <w:ilvl w:val="0"/>
          <w:numId w:val="30"/>
        </w:numPr>
        <w:jc w:val="both"/>
        <w:rPr>
          <w:szCs w:val="24"/>
        </w:rPr>
      </w:pPr>
      <w:r w:rsidRPr="000E70FE">
        <w:rPr>
          <w:b/>
          <w:szCs w:val="24"/>
        </w:rPr>
        <w:t>Query APIs</w:t>
      </w:r>
    </w:p>
    <w:p w14:paraId="4CC8BA2B" w14:textId="77777777" w:rsidR="00110A2C" w:rsidRPr="000E70FE" w:rsidRDefault="00110A2C" w:rsidP="000816C6">
      <w:pPr>
        <w:numPr>
          <w:ilvl w:val="1"/>
          <w:numId w:val="30"/>
        </w:numPr>
        <w:jc w:val="both"/>
        <w:rPr>
          <w:szCs w:val="24"/>
        </w:rPr>
      </w:pPr>
      <w:r w:rsidRPr="000E70FE">
        <w:rPr>
          <w:szCs w:val="24"/>
        </w:rPr>
        <w:t>Provides endpoints for retrieving sessions and predictions.</w:t>
      </w:r>
    </w:p>
    <w:p w14:paraId="4B9AE58D" w14:textId="77777777" w:rsidR="00110A2C" w:rsidRPr="000E70FE" w:rsidRDefault="00110A2C" w:rsidP="000816C6">
      <w:pPr>
        <w:numPr>
          <w:ilvl w:val="1"/>
          <w:numId w:val="30"/>
        </w:numPr>
        <w:jc w:val="both"/>
        <w:rPr>
          <w:szCs w:val="24"/>
        </w:rPr>
      </w:pPr>
      <w:r w:rsidRPr="000E70FE">
        <w:rPr>
          <w:szCs w:val="24"/>
        </w:rPr>
        <w:t>Supports time-range queries for trend analysis.</w:t>
      </w:r>
    </w:p>
    <w:p w14:paraId="50EB0997" w14:textId="77777777" w:rsidR="00863728" w:rsidRPr="000E70FE" w:rsidRDefault="00863728" w:rsidP="000816C6">
      <w:pPr>
        <w:jc w:val="both"/>
        <w:rPr>
          <w:szCs w:val="24"/>
        </w:rPr>
      </w:pPr>
    </w:p>
    <w:p w14:paraId="10653B93" w14:textId="77777777" w:rsidR="00110A2C" w:rsidRPr="000E70FE" w:rsidRDefault="00110A2C" w:rsidP="000816C6">
      <w:pPr>
        <w:jc w:val="both"/>
        <w:rPr>
          <w:b/>
          <w:szCs w:val="24"/>
        </w:rPr>
      </w:pPr>
      <w:r w:rsidRPr="000E70FE">
        <w:rPr>
          <w:b/>
          <w:szCs w:val="24"/>
        </w:rPr>
        <w:t>Design Considerations</w:t>
      </w:r>
    </w:p>
    <w:p w14:paraId="024CEAB5" w14:textId="77777777" w:rsidR="00863728" w:rsidRPr="000E70FE" w:rsidRDefault="00863728" w:rsidP="000816C6">
      <w:pPr>
        <w:jc w:val="both"/>
        <w:rPr>
          <w:b/>
          <w:szCs w:val="24"/>
        </w:rPr>
      </w:pPr>
    </w:p>
    <w:p w14:paraId="16AB38B7" w14:textId="77777777" w:rsidR="00110A2C" w:rsidRPr="000E70FE" w:rsidRDefault="00110A2C" w:rsidP="000816C6">
      <w:pPr>
        <w:numPr>
          <w:ilvl w:val="0"/>
          <w:numId w:val="31"/>
        </w:numPr>
        <w:jc w:val="both"/>
        <w:rPr>
          <w:szCs w:val="24"/>
        </w:rPr>
      </w:pPr>
      <w:r w:rsidRPr="000E70FE">
        <w:rPr>
          <w:szCs w:val="24"/>
        </w:rPr>
        <w:t>Must scale to large uploads and many sessions.</w:t>
      </w:r>
    </w:p>
    <w:p w14:paraId="41AB94CE" w14:textId="77777777" w:rsidR="00110A2C" w:rsidRPr="000E70FE" w:rsidRDefault="00110A2C" w:rsidP="000816C6">
      <w:pPr>
        <w:numPr>
          <w:ilvl w:val="0"/>
          <w:numId w:val="31"/>
        </w:numPr>
        <w:jc w:val="both"/>
        <w:rPr>
          <w:szCs w:val="24"/>
        </w:rPr>
      </w:pPr>
      <w:r w:rsidRPr="000E70FE">
        <w:rPr>
          <w:szCs w:val="24"/>
        </w:rPr>
        <w:t>Strict validation is critical (health data + ML pipeline stability).</w:t>
      </w:r>
    </w:p>
    <w:p w14:paraId="31FBC293" w14:textId="0B8C975A" w:rsidR="00FF3A79" w:rsidRPr="000E70FE" w:rsidRDefault="00110A2C" w:rsidP="000816C6">
      <w:pPr>
        <w:numPr>
          <w:ilvl w:val="0"/>
          <w:numId w:val="31"/>
        </w:numPr>
        <w:jc w:val="both"/>
        <w:rPr>
          <w:szCs w:val="24"/>
        </w:rPr>
      </w:pPr>
      <w:r w:rsidRPr="000E70FE">
        <w:rPr>
          <w:szCs w:val="24"/>
        </w:rPr>
        <w:t>Separation between ingestion and processing improves reliability.</w:t>
      </w:r>
    </w:p>
    <w:p w14:paraId="6BEE62E8" w14:textId="77777777" w:rsidR="00FF3A79" w:rsidRDefault="00FF3A79" w:rsidP="000816C6">
      <w:pPr>
        <w:jc w:val="both"/>
        <w:rPr>
          <w:szCs w:val="24"/>
        </w:rPr>
      </w:pPr>
    </w:p>
    <w:p w14:paraId="43B662FF" w14:textId="77777777" w:rsidR="00073082" w:rsidRDefault="00073082" w:rsidP="000816C6">
      <w:pPr>
        <w:jc w:val="both"/>
        <w:rPr>
          <w:szCs w:val="24"/>
        </w:rPr>
      </w:pPr>
    </w:p>
    <w:p w14:paraId="7D2BF7EC" w14:textId="77777777" w:rsidR="00073082" w:rsidRDefault="00073082" w:rsidP="000816C6">
      <w:pPr>
        <w:jc w:val="both"/>
        <w:rPr>
          <w:szCs w:val="24"/>
        </w:rPr>
      </w:pPr>
    </w:p>
    <w:p w14:paraId="308A3443" w14:textId="77777777" w:rsidR="00073082" w:rsidRDefault="00073082" w:rsidP="000816C6">
      <w:pPr>
        <w:jc w:val="both"/>
        <w:rPr>
          <w:szCs w:val="24"/>
        </w:rPr>
      </w:pPr>
    </w:p>
    <w:p w14:paraId="4715560D" w14:textId="77777777" w:rsidR="00073082" w:rsidRDefault="00073082" w:rsidP="000816C6">
      <w:pPr>
        <w:jc w:val="both"/>
        <w:rPr>
          <w:szCs w:val="24"/>
        </w:rPr>
      </w:pPr>
    </w:p>
    <w:p w14:paraId="5A00BF64" w14:textId="77777777" w:rsidR="00073082" w:rsidRDefault="00073082" w:rsidP="000816C6">
      <w:pPr>
        <w:jc w:val="both"/>
        <w:rPr>
          <w:szCs w:val="24"/>
        </w:rPr>
      </w:pPr>
    </w:p>
    <w:p w14:paraId="51083BB6" w14:textId="77777777" w:rsidR="00073082" w:rsidRDefault="00073082" w:rsidP="000816C6">
      <w:pPr>
        <w:jc w:val="both"/>
        <w:rPr>
          <w:szCs w:val="24"/>
        </w:rPr>
      </w:pPr>
    </w:p>
    <w:p w14:paraId="26D12E41" w14:textId="77777777" w:rsidR="00073082" w:rsidRDefault="00073082" w:rsidP="000816C6">
      <w:pPr>
        <w:jc w:val="both"/>
        <w:rPr>
          <w:szCs w:val="24"/>
        </w:rPr>
      </w:pPr>
    </w:p>
    <w:p w14:paraId="042D3824" w14:textId="77777777" w:rsidR="00073082" w:rsidRDefault="00073082" w:rsidP="000816C6">
      <w:pPr>
        <w:jc w:val="both"/>
        <w:rPr>
          <w:szCs w:val="24"/>
        </w:rPr>
      </w:pPr>
    </w:p>
    <w:p w14:paraId="11F86AF1" w14:textId="77777777" w:rsidR="00073082" w:rsidRDefault="00073082" w:rsidP="000816C6">
      <w:pPr>
        <w:jc w:val="both"/>
        <w:rPr>
          <w:szCs w:val="24"/>
        </w:rPr>
      </w:pPr>
    </w:p>
    <w:p w14:paraId="55534BBD" w14:textId="77777777" w:rsidR="00073082" w:rsidRDefault="00073082" w:rsidP="000816C6">
      <w:pPr>
        <w:jc w:val="both"/>
        <w:rPr>
          <w:szCs w:val="24"/>
        </w:rPr>
      </w:pPr>
    </w:p>
    <w:p w14:paraId="066221B0" w14:textId="77777777" w:rsidR="00073082" w:rsidRDefault="00073082" w:rsidP="000816C6">
      <w:pPr>
        <w:jc w:val="both"/>
        <w:rPr>
          <w:szCs w:val="24"/>
        </w:rPr>
      </w:pPr>
    </w:p>
    <w:p w14:paraId="5B556F7C" w14:textId="77777777" w:rsidR="00073082" w:rsidRDefault="00073082" w:rsidP="000816C6">
      <w:pPr>
        <w:jc w:val="both"/>
        <w:rPr>
          <w:szCs w:val="24"/>
        </w:rPr>
      </w:pPr>
    </w:p>
    <w:p w14:paraId="3E953DDB" w14:textId="77777777" w:rsidR="00073082" w:rsidRDefault="00073082" w:rsidP="000816C6">
      <w:pPr>
        <w:jc w:val="both"/>
        <w:rPr>
          <w:szCs w:val="24"/>
        </w:rPr>
      </w:pPr>
    </w:p>
    <w:p w14:paraId="14C43051" w14:textId="77777777" w:rsidR="00073082" w:rsidRDefault="00073082" w:rsidP="000816C6">
      <w:pPr>
        <w:jc w:val="both"/>
        <w:rPr>
          <w:szCs w:val="24"/>
        </w:rPr>
      </w:pPr>
    </w:p>
    <w:p w14:paraId="1BE835C3" w14:textId="77777777" w:rsidR="00073082" w:rsidRDefault="00073082" w:rsidP="000816C6">
      <w:pPr>
        <w:jc w:val="both"/>
        <w:rPr>
          <w:szCs w:val="24"/>
        </w:rPr>
      </w:pPr>
    </w:p>
    <w:p w14:paraId="153E9491" w14:textId="77777777" w:rsidR="00073082" w:rsidRDefault="00073082" w:rsidP="000816C6">
      <w:pPr>
        <w:jc w:val="both"/>
        <w:rPr>
          <w:szCs w:val="24"/>
        </w:rPr>
      </w:pPr>
    </w:p>
    <w:p w14:paraId="625FBC0B" w14:textId="77777777" w:rsidR="00073082" w:rsidRDefault="00073082" w:rsidP="000816C6">
      <w:pPr>
        <w:jc w:val="both"/>
        <w:rPr>
          <w:szCs w:val="24"/>
        </w:rPr>
      </w:pPr>
    </w:p>
    <w:p w14:paraId="468953AC" w14:textId="77777777" w:rsidR="00073082" w:rsidRPr="000E70FE" w:rsidRDefault="00073082" w:rsidP="000816C6">
      <w:pPr>
        <w:jc w:val="both"/>
        <w:rPr>
          <w:szCs w:val="24"/>
        </w:rPr>
      </w:pPr>
    </w:p>
    <w:p w14:paraId="31DAFFE1" w14:textId="6C53AA39" w:rsidR="00713DEC" w:rsidRPr="000E70FE" w:rsidRDefault="000E70FE" w:rsidP="000816C6">
      <w:pPr>
        <w:ind w:left="720"/>
        <w:jc w:val="both"/>
        <w:rPr>
          <w:b/>
          <w:bCs/>
          <w:szCs w:val="24"/>
        </w:rPr>
      </w:pPr>
      <w:r w:rsidRPr="000E70FE">
        <w:rPr>
          <w:b/>
          <w:bCs/>
          <w:szCs w:val="24"/>
        </w:rPr>
        <w:t>4.4.1 Cloud Data Model Diagram</w:t>
      </w:r>
    </w:p>
    <w:p w14:paraId="0F7D4FBF" w14:textId="77777777" w:rsidR="000E70FE" w:rsidRPr="000E70FE" w:rsidRDefault="000E70FE" w:rsidP="000816C6">
      <w:pPr>
        <w:ind w:left="720"/>
        <w:jc w:val="both"/>
        <w:rPr>
          <w:b/>
          <w:bCs/>
          <w:szCs w:val="24"/>
        </w:rPr>
      </w:pPr>
    </w:p>
    <w:p w14:paraId="4AA62FEE" w14:textId="0BE32924" w:rsidR="000E70FE" w:rsidRDefault="000E70FE" w:rsidP="000816C6">
      <w:pPr>
        <w:jc w:val="both"/>
        <w:rPr>
          <w:b/>
          <w:bCs/>
          <w:sz w:val="22"/>
          <w:szCs w:val="22"/>
        </w:rPr>
      </w:pPr>
      <w:r>
        <w:rPr>
          <w:b/>
          <w:bCs/>
          <w:noProof/>
          <w:sz w:val="22"/>
          <w:szCs w:val="22"/>
        </w:rPr>
        <w:drawing>
          <wp:inline distT="0" distB="0" distL="0" distR="0" wp14:anchorId="24AE0AF8" wp14:editId="1C3819DF">
            <wp:extent cx="6120130" cy="2971800"/>
            <wp:effectExtent l="0" t="0" r="0" b="0"/>
            <wp:docPr id="15017373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7335" name="Picture 1501737335"/>
                    <pic:cNvPicPr/>
                  </pic:nvPicPr>
                  <pic:blipFill>
                    <a:blip r:embed="rId15">
                      <a:extLst>
                        <a:ext uri="{28A0092B-C50C-407E-A947-70E740481C1C}">
                          <a14:useLocalDpi xmlns:a14="http://schemas.microsoft.com/office/drawing/2010/main" val="0"/>
                        </a:ext>
                      </a:extLst>
                    </a:blip>
                    <a:stretch>
                      <a:fillRect/>
                    </a:stretch>
                  </pic:blipFill>
                  <pic:spPr>
                    <a:xfrm>
                      <a:off x="0" y="0"/>
                      <a:ext cx="6120130" cy="2971800"/>
                    </a:xfrm>
                    <a:prstGeom prst="rect">
                      <a:avLst/>
                    </a:prstGeom>
                  </pic:spPr>
                </pic:pic>
              </a:graphicData>
            </a:graphic>
          </wp:inline>
        </w:drawing>
      </w:r>
    </w:p>
    <w:p w14:paraId="205FB47D" w14:textId="545E7CA6" w:rsidR="00BC3EA5" w:rsidRPr="00BC3EA5" w:rsidRDefault="00BC3EA5" w:rsidP="000816C6">
      <w:pPr>
        <w:jc w:val="both"/>
        <w:rPr>
          <w:i/>
          <w:iCs/>
          <w:sz w:val="20"/>
        </w:rPr>
      </w:pPr>
      <w:r w:rsidRPr="00BC3EA5">
        <w:rPr>
          <w:i/>
          <w:iCs/>
          <w:sz w:val="20"/>
        </w:rPr>
        <w:t xml:space="preserve">Figure </w:t>
      </w:r>
      <w:r w:rsidR="005A5444">
        <w:rPr>
          <w:i/>
          <w:iCs/>
          <w:sz w:val="20"/>
        </w:rPr>
        <w:t>4.2</w:t>
      </w:r>
      <w:r w:rsidR="009D47E3">
        <w:rPr>
          <w:i/>
          <w:iCs/>
          <w:sz w:val="20"/>
        </w:rPr>
        <w:t xml:space="preserve">: </w:t>
      </w:r>
      <w:r w:rsidRPr="00BC3EA5">
        <w:rPr>
          <w:i/>
          <w:iCs/>
          <w:sz w:val="20"/>
        </w:rPr>
        <w:t>Cloud Data Model</w:t>
      </w:r>
    </w:p>
    <w:p w14:paraId="39C1AA8C" w14:textId="68D08664" w:rsidR="000E70FE" w:rsidRDefault="00073082" w:rsidP="000816C6">
      <w:pPr>
        <w:jc w:val="both"/>
        <w:rPr>
          <w:sz w:val="22"/>
          <w:szCs w:val="22"/>
        </w:rPr>
      </w:pPr>
      <w:r w:rsidRPr="00073082">
        <w:rPr>
          <w:sz w:val="22"/>
          <w:szCs w:val="22"/>
        </w:rPr>
        <w:t>The backend data organization and entity relationships are shown in Figure 4.2.</w:t>
      </w:r>
    </w:p>
    <w:p w14:paraId="040987E5" w14:textId="77777777" w:rsidR="00073082" w:rsidRPr="00073082" w:rsidRDefault="00073082" w:rsidP="000816C6">
      <w:pPr>
        <w:jc w:val="both"/>
        <w:rPr>
          <w:sz w:val="22"/>
          <w:szCs w:val="22"/>
        </w:rPr>
      </w:pPr>
    </w:p>
    <w:p w14:paraId="4BBBF141" w14:textId="77777777" w:rsidR="00FF3A79" w:rsidRPr="000E70FE" w:rsidRDefault="00FF3A79" w:rsidP="000816C6">
      <w:pPr>
        <w:jc w:val="both"/>
        <w:rPr>
          <w:b/>
          <w:szCs w:val="24"/>
        </w:rPr>
      </w:pPr>
      <w:r w:rsidRPr="000E70FE">
        <w:rPr>
          <w:b/>
          <w:szCs w:val="24"/>
        </w:rPr>
        <w:t>4.5 Signal Processing, Synchronization &amp; Feature Extraction Module</w:t>
      </w:r>
    </w:p>
    <w:p w14:paraId="2553AC5D" w14:textId="77777777" w:rsidR="00E75D14" w:rsidRPr="000E70FE" w:rsidRDefault="00E75D14" w:rsidP="000816C6">
      <w:pPr>
        <w:jc w:val="both"/>
        <w:rPr>
          <w:b/>
          <w:szCs w:val="24"/>
        </w:rPr>
      </w:pPr>
    </w:p>
    <w:p w14:paraId="04231E63" w14:textId="77777777" w:rsidR="00FF3A79" w:rsidRDefault="00FF3A79" w:rsidP="000816C6">
      <w:pPr>
        <w:jc w:val="both"/>
        <w:rPr>
          <w:szCs w:val="24"/>
        </w:rPr>
      </w:pPr>
      <w:r w:rsidRPr="000E70FE">
        <w:rPr>
          <w:szCs w:val="24"/>
        </w:rPr>
        <w:t>This module reconstructs signals, aligns ECG with PPG, evaluates signal quality, and extracts features for ML.</w:t>
      </w:r>
    </w:p>
    <w:p w14:paraId="7A5E6369" w14:textId="77777777" w:rsidR="007D2A9A" w:rsidRPr="000E70FE" w:rsidRDefault="007D2A9A" w:rsidP="000816C6">
      <w:pPr>
        <w:jc w:val="both"/>
        <w:rPr>
          <w:szCs w:val="24"/>
        </w:rPr>
      </w:pPr>
    </w:p>
    <w:p w14:paraId="52517249" w14:textId="77777777" w:rsidR="00FF3A79" w:rsidRPr="000E70FE" w:rsidRDefault="00FF3A79" w:rsidP="000816C6">
      <w:pPr>
        <w:jc w:val="both"/>
        <w:rPr>
          <w:b/>
          <w:szCs w:val="24"/>
        </w:rPr>
      </w:pPr>
      <w:r w:rsidRPr="000E70FE">
        <w:rPr>
          <w:b/>
          <w:szCs w:val="24"/>
        </w:rPr>
        <w:t>Responsibilities</w:t>
      </w:r>
    </w:p>
    <w:p w14:paraId="6445A223" w14:textId="77777777" w:rsidR="00863728" w:rsidRPr="000E70FE" w:rsidRDefault="00863728" w:rsidP="000816C6">
      <w:pPr>
        <w:jc w:val="both"/>
        <w:rPr>
          <w:b/>
          <w:szCs w:val="24"/>
        </w:rPr>
      </w:pPr>
    </w:p>
    <w:p w14:paraId="199A4ED0" w14:textId="77777777" w:rsidR="00FF3A79" w:rsidRPr="000E70FE" w:rsidRDefault="00FF3A79" w:rsidP="000816C6">
      <w:pPr>
        <w:numPr>
          <w:ilvl w:val="0"/>
          <w:numId w:val="37"/>
        </w:numPr>
        <w:jc w:val="both"/>
        <w:rPr>
          <w:szCs w:val="24"/>
        </w:rPr>
      </w:pPr>
      <w:r w:rsidRPr="000E70FE">
        <w:rPr>
          <w:szCs w:val="24"/>
        </w:rPr>
        <w:t>Decode merged packet streams into ECG/PPG/IMU/Temp time series.</w:t>
      </w:r>
    </w:p>
    <w:p w14:paraId="4FCE3171" w14:textId="77777777" w:rsidR="00FF3A79" w:rsidRPr="000E70FE" w:rsidRDefault="00FF3A79" w:rsidP="000816C6">
      <w:pPr>
        <w:numPr>
          <w:ilvl w:val="0"/>
          <w:numId w:val="37"/>
        </w:numPr>
        <w:jc w:val="both"/>
        <w:rPr>
          <w:szCs w:val="24"/>
        </w:rPr>
      </w:pPr>
      <w:r w:rsidRPr="000E70FE">
        <w:rPr>
          <w:szCs w:val="24"/>
        </w:rPr>
        <w:t>Align ECG and PPG timelines (timestamp normalization).</w:t>
      </w:r>
    </w:p>
    <w:p w14:paraId="344B9883" w14:textId="77777777" w:rsidR="00FF3A79" w:rsidRPr="000E70FE" w:rsidRDefault="00FF3A79" w:rsidP="000816C6">
      <w:pPr>
        <w:numPr>
          <w:ilvl w:val="0"/>
          <w:numId w:val="37"/>
        </w:numPr>
        <w:jc w:val="both"/>
        <w:rPr>
          <w:szCs w:val="24"/>
        </w:rPr>
      </w:pPr>
      <w:r w:rsidRPr="000E70FE">
        <w:rPr>
          <w:szCs w:val="24"/>
        </w:rPr>
        <w:t xml:space="preserve">Compute </w:t>
      </w:r>
      <w:r w:rsidRPr="000E70FE">
        <w:rPr>
          <w:b/>
          <w:szCs w:val="24"/>
        </w:rPr>
        <w:t>signal quality indices (SQI)</w:t>
      </w:r>
      <w:r w:rsidRPr="000E70FE">
        <w:rPr>
          <w:szCs w:val="24"/>
        </w:rPr>
        <w:t xml:space="preserve"> and select “useful” windows.</w:t>
      </w:r>
    </w:p>
    <w:p w14:paraId="5326B8F9" w14:textId="77777777" w:rsidR="00FF3A79" w:rsidRDefault="00FF3A79" w:rsidP="000816C6">
      <w:pPr>
        <w:numPr>
          <w:ilvl w:val="0"/>
          <w:numId w:val="37"/>
        </w:numPr>
        <w:jc w:val="both"/>
        <w:rPr>
          <w:szCs w:val="24"/>
        </w:rPr>
      </w:pPr>
      <w:r w:rsidRPr="000E70FE">
        <w:rPr>
          <w:szCs w:val="24"/>
        </w:rPr>
        <w:t xml:space="preserve">Extract engineered features for </w:t>
      </w:r>
      <w:proofErr w:type="spellStart"/>
      <w:r w:rsidRPr="000E70FE">
        <w:rPr>
          <w:szCs w:val="24"/>
        </w:rPr>
        <w:t>XGBoost</w:t>
      </w:r>
      <w:proofErr w:type="spellEnd"/>
      <w:r w:rsidRPr="000E70FE">
        <w:rPr>
          <w:szCs w:val="24"/>
        </w:rPr>
        <w:t xml:space="preserve"> inference.</w:t>
      </w:r>
    </w:p>
    <w:p w14:paraId="228E7F79" w14:textId="77777777" w:rsidR="007D2A9A" w:rsidRDefault="007D2A9A" w:rsidP="000816C6">
      <w:pPr>
        <w:jc w:val="both"/>
        <w:rPr>
          <w:szCs w:val="24"/>
        </w:rPr>
      </w:pPr>
    </w:p>
    <w:p w14:paraId="2225CE62" w14:textId="4D6E08C4" w:rsidR="007D2A9A" w:rsidRDefault="007D2A9A" w:rsidP="000816C6">
      <w:pPr>
        <w:jc w:val="both"/>
        <w:rPr>
          <w:b/>
          <w:bCs/>
          <w:szCs w:val="24"/>
        </w:rPr>
      </w:pPr>
      <w:r w:rsidRPr="007D2A9A">
        <w:rPr>
          <w:b/>
          <w:bCs/>
          <w:szCs w:val="24"/>
        </w:rPr>
        <w:t>Justification</w:t>
      </w:r>
    </w:p>
    <w:p w14:paraId="323570D7" w14:textId="77777777" w:rsidR="007D2A9A" w:rsidRPr="007D2A9A" w:rsidRDefault="007D2A9A" w:rsidP="000816C6">
      <w:pPr>
        <w:jc w:val="both"/>
        <w:rPr>
          <w:b/>
          <w:bCs/>
          <w:szCs w:val="24"/>
        </w:rPr>
      </w:pPr>
    </w:p>
    <w:p w14:paraId="28E3D007" w14:textId="0593394D" w:rsidR="007D2A9A" w:rsidRDefault="007D2A9A" w:rsidP="000816C6">
      <w:pPr>
        <w:jc w:val="both"/>
        <w:rPr>
          <w:szCs w:val="24"/>
        </w:rPr>
      </w:pPr>
      <w:r w:rsidRPr="007D2A9A">
        <w:rPr>
          <w:szCs w:val="24"/>
        </w:rPr>
        <w:t>Feature extraction converts raw physiological signals into a structured representation suitable for machine learning inference. This abstraction ensures reproducibility and decouples signal processing logic from the learning model.</w:t>
      </w:r>
      <w:r w:rsidR="00073082">
        <w:rPr>
          <w:szCs w:val="24"/>
        </w:rPr>
        <w:t xml:space="preserve"> </w:t>
      </w:r>
    </w:p>
    <w:p w14:paraId="193CE3CA" w14:textId="77777777" w:rsidR="007D2A9A" w:rsidRPr="000E70FE" w:rsidRDefault="007D2A9A" w:rsidP="000816C6">
      <w:pPr>
        <w:jc w:val="both"/>
        <w:rPr>
          <w:szCs w:val="24"/>
        </w:rPr>
      </w:pPr>
    </w:p>
    <w:p w14:paraId="0F930B11" w14:textId="77777777" w:rsidR="00FF3A79" w:rsidRPr="000E70FE" w:rsidRDefault="00FF3A79" w:rsidP="000816C6">
      <w:pPr>
        <w:jc w:val="both"/>
        <w:rPr>
          <w:b/>
          <w:szCs w:val="24"/>
        </w:rPr>
      </w:pPr>
      <w:r w:rsidRPr="000E70FE">
        <w:rPr>
          <w:b/>
          <w:szCs w:val="24"/>
        </w:rPr>
        <w:t>Inputs</w:t>
      </w:r>
    </w:p>
    <w:p w14:paraId="24CC9DC1" w14:textId="77777777" w:rsidR="00863728" w:rsidRPr="000E70FE" w:rsidRDefault="00863728" w:rsidP="000816C6">
      <w:pPr>
        <w:jc w:val="both"/>
        <w:rPr>
          <w:b/>
          <w:szCs w:val="24"/>
        </w:rPr>
      </w:pPr>
    </w:p>
    <w:p w14:paraId="171C4027" w14:textId="77777777" w:rsidR="00FF3A79" w:rsidRPr="000E70FE" w:rsidRDefault="00FF3A79" w:rsidP="000816C6">
      <w:pPr>
        <w:numPr>
          <w:ilvl w:val="0"/>
          <w:numId w:val="38"/>
        </w:numPr>
        <w:jc w:val="both"/>
        <w:rPr>
          <w:szCs w:val="24"/>
        </w:rPr>
      </w:pPr>
      <w:r w:rsidRPr="000E70FE">
        <w:rPr>
          <w:szCs w:val="24"/>
        </w:rPr>
        <w:t>Raw packet logs from stored sessions</w:t>
      </w:r>
    </w:p>
    <w:p w14:paraId="31D5DBC1" w14:textId="77777777" w:rsidR="00FF3A79" w:rsidRDefault="00FF3A79" w:rsidP="000816C6">
      <w:pPr>
        <w:numPr>
          <w:ilvl w:val="0"/>
          <w:numId w:val="38"/>
        </w:numPr>
        <w:jc w:val="both"/>
        <w:rPr>
          <w:szCs w:val="24"/>
        </w:rPr>
      </w:pPr>
      <w:r w:rsidRPr="000E70FE">
        <w:rPr>
          <w:szCs w:val="24"/>
        </w:rPr>
        <w:t>Sampling profiles, timestamps, sequence metadata</w:t>
      </w:r>
    </w:p>
    <w:p w14:paraId="25B2595C" w14:textId="77777777" w:rsidR="007D2A9A" w:rsidRPr="000E70FE" w:rsidRDefault="007D2A9A" w:rsidP="000816C6">
      <w:pPr>
        <w:ind w:left="360"/>
        <w:jc w:val="both"/>
        <w:rPr>
          <w:szCs w:val="24"/>
        </w:rPr>
      </w:pPr>
    </w:p>
    <w:p w14:paraId="745C4ECE" w14:textId="77777777" w:rsidR="00FF3A79" w:rsidRPr="000E70FE" w:rsidRDefault="00FF3A79" w:rsidP="000816C6">
      <w:pPr>
        <w:jc w:val="both"/>
        <w:rPr>
          <w:b/>
          <w:szCs w:val="24"/>
        </w:rPr>
      </w:pPr>
      <w:r w:rsidRPr="000E70FE">
        <w:rPr>
          <w:b/>
          <w:szCs w:val="24"/>
        </w:rPr>
        <w:t>Outputs</w:t>
      </w:r>
    </w:p>
    <w:p w14:paraId="433AC32D" w14:textId="77777777" w:rsidR="00863728" w:rsidRPr="000E70FE" w:rsidRDefault="00863728" w:rsidP="000816C6">
      <w:pPr>
        <w:jc w:val="both"/>
        <w:rPr>
          <w:b/>
          <w:szCs w:val="24"/>
        </w:rPr>
      </w:pPr>
    </w:p>
    <w:p w14:paraId="144830EC" w14:textId="77777777" w:rsidR="00FF3A79" w:rsidRPr="000E70FE" w:rsidRDefault="00FF3A79" w:rsidP="000816C6">
      <w:pPr>
        <w:numPr>
          <w:ilvl w:val="0"/>
          <w:numId w:val="39"/>
        </w:numPr>
        <w:jc w:val="both"/>
        <w:rPr>
          <w:szCs w:val="24"/>
        </w:rPr>
      </w:pPr>
      <w:r w:rsidRPr="000E70FE">
        <w:rPr>
          <w:szCs w:val="24"/>
        </w:rPr>
        <w:t>Cleaned, aligned time series (internal)</w:t>
      </w:r>
    </w:p>
    <w:p w14:paraId="3089796B" w14:textId="77777777" w:rsidR="00FF3A79" w:rsidRPr="000E70FE" w:rsidRDefault="00FF3A79" w:rsidP="000816C6">
      <w:pPr>
        <w:numPr>
          <w:ilvl w:val="0"/>
          <w:numId w:val="39"/>
        </w:numPr>
        <w:jc w:val="both"/>
        <w:rPr>
          <w:szCs w:val="24"/>
        </w:rPr>
      </w:pPr>
      <w:r w:rsidRPr="000E70FE">
        <w:rPr>
          <w:szCs w:val="24"/>
        </w:rPr>
        <w:t>Windowed feature vectors for inference</w:t>
      </w:r>
    </w:p>
    <w:p w14:paraId="2503D3BE" w14:textId="77777777" w:rsidR="00FF3A79" w:rsidRDefault="00FF3A79" w:rsidP="000816C6">
      <w:pPr>
        <w:numPr>
          <w:ilvl w:val="0"/>
          <w:numId w:val="39"/>
        </w:numPr>
        <w:jc w:val="both"/>
        <w:rPr>
          <w:szCs w:val="24"/>
        </w:rPr>
      </w:pPr>
      <w:r w:rsidRPr="000E70FE">
        <w:rPr>
          <w:szCs w:val="24"/>
        </w:rPr>
        <w:t>Quality reports: motion index, SQI, usable window ratio</w:t>
      </w:r>
    </w:p>
    <w:p w14:paraId="104BFB33" w14:textId="77777777" w:rsidR="007D2A9A" w:rsidRDefault="007D2A9A" w:rsidP="000816C6">
      <w:pPr>
        <w:ind w:left="360"/>
        <w:jc w:val="both"/>
        <w:rPr>
          <w:szCs w:val="24"/>
        </w:rPr>
      </w:pPr>
    </w:p>
    <w:p w14:paraId="637F1DE5" w14:textId="77777777" w:rsidR="00073082" w:rsidRDefault="00073082" w:rsidP="000816C6">
      <w:pPr>
        <w:ind w:left="360"/>
        <w:jc w:val="both"/>
        <w:rPr>
          <w:szCs w:val="24"/>
        </w:rPr>
      </w:pPr>
    </w:p>
    <w:p w14:paraId="16C09D75" w14:textId="77777777" w:rsidR="00073082" w:rsidRPr="000E70FE" w:rsidRDefault="00073082" w:rsidP="000816C6">
      <w:pPr>
        <w:ind w:left="360"/>
        <w:jc w:val="both"/>
        <w:rPr>
          <w:szCs w:val="24"/>
        </w:rPr>
      </w:pPr>
    </w:p>
    <w:p w14:paraId="1EDED9A5" w14:textId="77777777" w:rsidR="00FF3A79" w:rsidRPr="000E70FE" w:rsidRDefault="00FF3A79" w:rsidP="000816C6">
      <w:pPr>
        <w:jc w:val="both"/>
        <w:rPr>
          <w:b/>
          <w:szCs w:val="24"/>
        </w:rPr>
      </w:pPr>
      <w:r w:rsidRPr="000E70FE">
        <w:rPr>
          <w:b/>
          <w:szCs w:val="24"/>
        </w:rPr>
        <w:t>Core Functions</w:t>
      </w:r>
    </w:p>
    <w:p w14:paraId="01ED9556" w14:textId="77777777" w:rsidR="00863728" w:rsidRPr="000E70FE" w:rsidRDefault="00863728" w:rsidP="000816C6">
      <w:pPr>
        <w:jc w:val="both"/>
        <w:rPr>
          <w:b/>
          <w:szCs w:val="24"/>
        </w:rPr>
      </w:pPr>
    </w:p>
    <w:p w14:paraId="66505C91" w14:textId="77777777" w:rsidR="00FF3A79" w:rsidRPr="000E70FE" w:rsidRDefault="00FF3A79" w:rsidP="000816C6">
      <w:pPr>
        <w:numPr>
          <w:ilvl w:val="0"/>
          <w:numId w:val="40"/>
        </w:numPr>
        <w:jc w:val="both"/>
        <w:rPr>
          <w:szCs w:val="24"/>
        </w:rPr>
      </w:pPr>
      <w:r w:rsidRPr="000E70FE">
        <w:rPr>
          <w:b/>
          <w:szCs w:val="24"/>
        </w:rPr>
        <w:t>Decoding &amp; Reconstruction</w:t>
      </w:r>
    </w:p>
    <w:p w14:paraId="33FC0769" w14:textId="77777777" w:rsidR="00FF3A79" w:rsidRPr="000E70FE" w:rsidRDefault="00FF3A79" w:rsidP="000816C6">
      <w:pPr>
        <w:numPr>
          <w:ilvl w:val="1"/>
          <w:numId w:val="40"/>
        </w:numPr>
        <w:jc w:val="both"/>
        <w:rPr>
          <w:szCs w:val="24"/>
        </w:rPr>
      </w:pPr>
      <w:r w:rsidRPr="000E70FE">
        <w:rPr>
          <w:szCs w:val="24"/>
        </w:rPr>
        <w:t>Parses merged packet format.</w:t>
      </w:r>
    </w:p>
    <w:p w14:paraId="66B50DBA" w14:textId="77777777" w:rsidR="00FF3A79" w:rsidRPr="000E70FE" w:rsidRDefault="00FF3A79" w:rsidP="000816C6">
      <w:pPr>
        <w:numPr>
          <w:ilvl w:val="1"/>
          <w:numId w:val="40"/>
        </w:numPr>
        <w:jc w:val="both"/>
        <w:rPr>
          <w:szCs w:val="24"/>
        </w:rPr>
      </w:pPr>
      <w:r w:rsidRPr="000E70FE">
        <w:rPr>
          <w:szCs w:val="24"/>
        </w:rPr>
        <w:t>Detects missing packets via sequence gaps.</w:t>
      </w:r>
    </w:p>
    <w:p w14:paraId="4ADC7675" w14:textId="77777777" w:rsidR="00FF3A79" w:rsidRPr="000E70FE" w:rsidRDefault="00FF3A79" w:rsidP="000816C6">
      <w:pPr>
        <w:numPr>
          <w:ilvl w:val="0"/>
          <w:numId w:val="40"/>
        </w:numPr>
        <w:jc w:val="both"/>
        <w:rPr>
          <w:szCs w:val="24"/>
        </w:rPr>
      </w:pPr>
      <w:r w:rsidRPr="000E70FE">
        <w:rPr>
          <w:b/>
          <w:szCs w:val="24"/>
        </w:rPr>
        <w:t>Time Alignment</w:t>
      </w:r>
    </w:p>
    <w:p w14:paraId="06B930D6" w14:textId="77777777" w:rsidR="00FF3A79" w:rsidRPr="000E70FE" w:rsidRDefault="00FF3A79" w:rsidP="000816C6">
      <w:pPr>
        <w:numPr>
          <w:ilvl w:val="1"/>
          <w:numId w:val="40"/>
        </w:numPr>
        <w:jc w:val="both"/>
        <w:rPr>
          <w:szCs w:val="24"/>
        </w:rPr>
      </w:pPr>
      <w:r w:rsidRPr="000E70FE">
        <w:rPr>
          <w:szCs w:val="24"/>
        </w:rPr>
        <w:t>Synchronizes chest ECG frames with wrist PPG timeline.</w:t>
      </w:r>
    </w:p>
    <w:p w14:paraId="09933C6A" w14:textId="77777777" w:rsidR="00FF3A79" w:rsidRPr="000E70FE" w:rsidRDefault="00FF3A79" w:rsidP="000816C6">
      <w:pPr>
        <w:numPr>
          <w:ilvl w:val="1"/>
          <w:numId w:val="40"/>
        </w:numPr>
        <w:jc w:val="both"/>
        <w:rPr>
          <w:szCs w:val="24"/>
        </w:rPr>
      </w:pPr>
      <w:r w:rsidRPr="000E70FE">
        <w:rPr>
          <w:szCs w:val="24"/>
        </w:rPr>
        <w:t>Applies drift correction or smoothing if required.</w:t>
      </w:r>
    </w:p>
    <w:p w14:paraId="70816A99" w14:textId="77777777" w:rsidR="00FF3A79" w:rsidRPr="000E70FE" w:rsidRDefault="00FF3A79" w:rsidP="000816C6">
      <w:pPr>
        <w:numPr>
          <w:ilvl w:val="0"/>
          <w:numId w:val="40"/>
        </w:numPr>
        <w:jc w:val="both"/>
        <w:rPr>
          <w:szCs w:val="24"/>
        </w:rPr>
      </w:pPr>
      <w:r w:rsidRPr="000E70FE">
        <w:rPr>
          <w:b/>
          <w:szCs w:val="24"/>
        </w:rPr>
        <w:t>Quality Gate (Useful Segment Detection)</w:t>
      </w:r>
    </w:p>
    <w:p w14:paraId="2FE36359" w14:textId="77777777" w:rsidR="00FF3A79" w:rsidRPr="000E70FE" w:rsidRDefault="00FF3A79" w:rsidP="000816C6">
      <w:pPr>
        <w:numPr>
          <w:ilvl w:val="1"/>
          <w:numId w:val="40"/>
        </w:numPr>
        <w:jc w:val="both"/>
        <w:rPr>
          <w:szCs w:val="24"/>
        </w:rPr>
      </w:pPr>
      <w:r w:rsidRPr="000E70FE">
        <w:rPr>
          <w:szCs w:val="24"/>
        </w:rPr>
        <w:t>Uses chest IMU + wrist IMU motion indices.</w:t>
      </w:r>
    </w:p>
    <w:p w14:paraId="4167193C" w14:textId="77777777" w:rsidR="00FF3A79" w:rsidRPr="000E70FE" w:rsidRDefault="00FF3A79" w:rsidP="000816C6">
      <w:pPr>
        <w:numPr>
          <w:ilvl w:val="1"/>
          <w:numId w:val="40"/>
        </w:numPr>
        <w:jc w:val="both"/>
        <w:rPr>
          <w:szCs w:val="24"/>
        </w:rPr>
      </w:pPr>
      <w:r w:rsidRPr="000E70FE">
        <w:rPr>
          <w:szCs w:val="24"/>
        </w:rPr>
        <w:t>Uses ECG SQI and PPG SQI thresholds.</w:t>
      </w:r>
    </w:p>
    <w:p w14:paraId="2B3FECB6" w14:textId="77777777" w:rsidR="00FF3A79" w:rsidRPr="000E70FE" w:rsidRDefault="00FF3A79" w:rsidP="000816C6">
      <w:pPr>
        <w:numPr>
          <w:ilvl w:val="1"/>
          <w:numId w:val="40"/>
        </w:numPr>
        <w:jc w:val="both"/>
        <w:rPr>
          <w:szCs w:val="24"/>
        </w:rPr>
      </w:pPr>
      <w:r w:rsidRPr="000E70FE">
        <w:rPr>
          <w:szCs w:val="24"/>
        </w:rPr>
        <w:t>Labels windows as HIGH_TRUST / LOW_TRUST.</w:t>
      </w:r>
    </w:p>
    <w:p w14:paraId="4E68DAC2" w14:textId="77777777" w:rsidR="00FF3A79" w:rsidRPr="000E70FE" w:rsidRDefault="00FF3A79" w:rsidP="000816C6">
      <w:pPr>
        <w:numPr>
          <w:ilvl w:val="0"/>
          <w:numId w:val="40"/>
        </w:numPr>
        <w:jc w:val="both"/>
        <w:rPr>
          <w:szCs w:val="24"/>
        </w:rPr>
      </w:pPr>
      <w:r w:rsidRPr="000E70FE">
        <w:rPr>
          <w:b/>
          <w:szCs w:val="24"/>
        </w:rPr>
        <w:t>Feature Extraction</w:t>
      </w:r>
    </w:p>
    <w:p w14:paraId="279D19BF" w14:textId="77777777" w:rsidR="00FF3A79" w:rsidRPr="000E70FE" w:rsidRDefault="00FF3A79" w:rsidP="000816C6">
      <w:pPr>
        <w:numPr>
          <w:ilvl w:val="1"/>
          <w:numId w:val="40"/>
        </w:numPr>
        <w:jc w:val="both"/>
        <w:rPr>
          <w:szCs w:val="24"/>
        </w:rPr>
      </w:pPr>
      <w:r w:rsidRPr="000E70FE">
        <w:rPr>
          <w:szCs w:val="24"/>
        </w:rPr>
        <w:t>ECG: HR, RR intervals, HRV basics, ECG SQI metrics.</w:t>
      </w:r>
    </w:p>
    <w:p w14:paraId="50F182FC" w14:textId="77777777" w:rsidR="00FF3A79" w:rsidRPr="000E70FE" w:rsidRDefault="00FF3A79" w:rsidP="000816C6">
      <w:pPr>
        <w:numPr>
          <w:ilvl w:val="1"/>
          <w:numId w:val="40"/>
        </w:numPr>
        <w:jc w:val="both"/>
        <w:rPr>
          <w:szCs w:val="24"/>
        </w:rPr>
      </w:pPr>
      <w:r w:rsidRPr="000E70FE">
        <w:rPr>
          <w:szCs w:val="24"/>
        </w:rPr>
        <w:t>PPG: pulse features (amplitude, rise time, width), PPG SQI.</w:t>
      </w:r>
    </w:p>
    <w:p w14:paraId="5C3AEC24" w14:textId="2279508A" w:rsidR="00FF3A79" w:rsidRPr="000E70FE" w:rsidRDefault="00FF3A79" w:rsidP="000816C6">
      <w:pPr>
        <w:numPr>
          <w:ilvl w:val="1"/>
          <w:numId w:val="40"/>
        </w:numPr>
        <w:jc w:val="both"/>
        <w:rPr>
          <w:szCs w:val="24"/>
        </w:rPr>
      </w:pPr>
      <w:r w:rsidRPr="000E70FE">
        <w:rPr>
          <w:szCs w:val="24"/>
        </w:rPr>
        <w:t>Fusion: ECG–PPG delay features (PTT-like), HR agreement.</w:t>
      </w:r>
      <w:r w:rsidR="00073082">
        <w:rPr>
          <w:szCs w:val="24"/>
        </w:rPr>
        <w:t xml:space="preserve"> </w:t>
      </w:r>
      <w:r w:rsidR="00073082" w:rsidRPr="00073082">
        <w:rPr>
          <w:szCs w:val="24"/>
        </w:rPr>
        <w:t>(Mukkamala et al., 2015).</w:t>
      </w:r>
    </w:p>
    <w:p w14:paraId="5B81FED0" w14:textId="77777777" w:rsidR="00FF3A79" w:rsidRPr="000E70FE" w:rsidRDefault="00FF3A79" w:rsidP="000816C6">
      <w:pPr>
        <w:numPr>
          <w:ilvl w:val="1"/>
          <w:numId w:val="40"/>
        </w:numPr>
        <w:jc w:val="both"/>
        <w:rPr>
          <w:szCs w:val="24"/>
        </w:rPr>
      </w:pPr>
      <w:r w:rsidRPr="000E70FE">
        <w:rPr>
          <w:szCs w:val="24"/>
        </w:rPr>
        <w:t>Context: IMU activity metrics + temperature and temperature slope.</w:t>
      </w:r>
    </w:p>
    <w:p w14:paraId="448400E9" w14:textId="77777777" w:rsidR="00863728" w:rsidRPr="000E70FE" w:rsidRDefault="00863728" w:rsidP="000816C6">
      <w:pPr>
        <w:jc w:val="both"/>
        <w:rPr>
          <w:szCs w:val="24"/>
        </w:rPr>
      </w:pPr>
    </w:p>
    <w:p w14:paraId="25195452" w14:textId="77777777" w:rsidR="00FF3A79" w:rsidRPr="000E70FE" w:rsidRDefault="00FF3A79" w:rsidP="000816C6">
      <w:pPr>
        <w:jc w:val="both"/>
        <w:rPr>
          <w:b/>
          <w:szCs w:val="24"/>
        </w:rPr>
      </w:pPr>
      <w:r w:rsidRPr="000E70FE">
        <w:rPr>
          <w:b/>
          <w:szCs w:val="24"/>
        </w:rPr>
        <w:t>Design Considerations</w:t>
      </w:r>
    </w:p>
    <w:p w14:paraId="275E3EBB" w14:textId="77777777" w:rsidR="00863728" w:rsidRPr="000E70FE" w:rsidRDefault="00863728" w:rsidP="000816C6">
      <w:pPr>
        <w:jc w:val="both"/>
        <w:rPr>
          <w:b/>
          <w:szCs w:val="24"/>
        </w:rPr>
      </w:pPr>
    </w:p>
    <w:p w14:paraId="57C490B3" w14:textId="77777777" w:rsidR="00FF3A79" w:rsidRPr="000E70FE" w:rsidRDefault="00FF3A79" w:rsidP="000816C6">
      <w:pPr>
        <w:numPr>
          <w:ilvl w:val="0"/>
          <w:numId w:val="41"/>
        </w:numPr>
        <w:jc w:val="both"/>
        <w:rPr>
          <w:szCs w:val="24"/>
        </w:rPr>
      </w:pPr>
      <w:r w:rsidRPr="000E70FE">
        <w:rPr>
          <w:szCs w:val="24"/>
        </w:rPr>
        <w:t>Must be robust to missing data and noisy windows.</w:t>
      </w:r>
    </w:p>
    <w:p w14:paraId="2AF004BC" w14:textId="77777777" w:rsidR="00FF3A79" w:rsidRPr="000E70FE" w:rsidRDefault="00FF3A79" w:rsidP="000816C6">
      <w:pPr>
        <w:numPr>
          <w:ilvl w:val="0"/>
          <w:numId w:val="41"/>
        </w:numPr>
        <w:jc w:val="both"/>
        <w:rPr>
          <w:szCs w:val="24"/>
        </w:rPr>
      </w:pPr>
      <w:r w:rsidRPr="000E70FE">
        <w:rPr>
          <w:szCs w:val="24"/>
        </w:rPr>
        <w:t>Feature schema must be versioned for model compatibility.</w:t>
      </w:r>
    </w:p>
    <w:p w14:paraId="54F274BD" w14:textId="77777777" w:rsidR="00FF3A79" w:rsidRPr="000E70FE" w:rsidRDefault="00FF3A79" w:rsidP="000816C6">
      <w:pPr>
        <w:numPr>
          <w:ilvl w:val="0"/>
          <w:numId w:val="41"/>
        </w:numPr>
        <w:jc w:val="both"/>
        <w:rPr>
          <w:szCs w:val="24"/>
        </w:rPr>
      </w:pPr>
      <w:r w:rsidRPr="000E70FE">
        <w:rPr>
          <w:szCs w:val="24"/>
        </w:rPr>
        <w:t>Prefer deterministic, reproducible feature computations.</w:t>
      </w:r>
    </w:p>
    <w:p w14:paraId="2CC0BEF7" w14:textId="77777777" w:rsidR="00302347" w:rsidRPr="000E70FE" w:rsidRDefault="00302347" w:rsidP="000816C6">
      <w:pPr>
        <w:ind w:left="360"/>
        <w:jc w:val="both"/>
        <w:rPr>
          <w:szCs w:val="24"/>
        </w:rPr>
      </w:pPr>
    </w:p>
    <w:p w14:paraId="6852444F" w14:textId="77777777" w:rsidR="009E3E7C" w:rsidRPr="000E70FE" w:rsidRDefault="00302347" w:rsidP="000816C6">
      <w:pPr>
        <w:ind w:left="360"/>
        <w:jc w:val="both"/>
        <w:rPr>
          <w:b/>
          <w:szCs w:val="24"/>
        </w:rPr>
      </w:pPr>
      <w:r w:rsidRPr="000E70FE">
        <w:rPr>
          <w:szCs w:val="24"/>
        </w:rPr>
        <w:t xml:space="preserve"> </w:t>
      </w:r>
      <w:r w:rsidR="009E3E7C" w:rsidRPr="000E70FE">
        <w:rPr>
          <w:b/>
          <w:szCs w:val="24"/>
        </w:rPr>
        <w:t>4.6 Feature Engineering &amp; XGBoost BP Estimation (Backend)</w:t>
      </w:r>
    </w:p>
    <w:p w14:paraId="0761B342" w14:textId="77777777" w:rsidR="009E3E7C" w:rsidRPr="000E70FE" w:rsidRDefault="009E3E7C" w:rsidP="000816C6">
      <w:pPr>
        <w:ind w:left="360"/>
        <w:jc w:val="both"/>
        <w:rPr>
          <w:b/>
          <w:szCs w:val="24"/>
        </w:rPr>
      </w:pPr>
    </w:p>
    <w:p w14:paraId="3713837C" w14:textId="70933EE1" w:rsidR="009E3E7C" w:rsidRPr="000E70FE" w:rsidRDefault="009E3E7C" w:rsidP="000816C6">
      <w:pPr>
        <w:ind w:left="360"/>
        <w:jc w:val="both"/>
        <w:rPr>
          <w:szCs w:val="24"/>
        </w:rPr>
      </w:pPr>
      <w:r w:rsidRPr="000E70FE">
        <w:rPr>
          <w:szCs w:val="24"/>
        </w:rPr>
        <w:t>This component converts synchronized ECG + PPG + IMU + Temperature data into a compact feature vector and runs XGBoost regression on the backend to estimate SBP/DBP.</w:t>
      </w:r>
      <w:r w:rsidR="00BC3EA5">
        <w:rPr>
          <w:szCs w:val="24"/>
        </w:rPr>
        <w:t xml:space="preserve"> </w:t>
      </w:r>
      <w:r w:rsidR="00BC3EA5" w:rsidRPr="00BC3EA5">
        <w:rPr>
          <w:szCs w:val="24"/>
        </w:rPr>
        <w:t xml:space="preserve">Alternative models such as neural networks were considered. However, </w:t>
      </w:r>
      <w:proofErr w:type="spellStart"/>
      <w:r w:rsidR="00BC3EA5" w:rsidRPr="00BC3EA5">
        <w:rPr>
          <w:szCs w:val="24"/>
        </w:rPr>
        <w:t>XGBoost</w:t>
      </w:r>
      <w:proofErr w:type="spellEnd"/>
      <w:r w:rsidR="00BC3EA5" w:rsidRPr="00BC3EA5">
        <w:rPr>
          <w:szCs w:val="24"/>
        </w:rPr>
        <w:t xml:space="preserve"> was preferred due to lower computational cost, easier tuning, and better suitability for structured feature-based inference.</w:t>
      </w:r>
    </w:p>
    <w:p w14:paraId="703901C1" w14:textId="77777777" w:rsidR="00BC3EA5" w:rsidRDefault="00BC3EA5" w:rsidP="000816C6">
      <w:pPr>
        <w:ind w:left="360"/>
        <w:jc w:val="both"/>
        <w:rPr>
          <w:b/>
          <w:bCs/>
          <w:szCs w:val="24"/>
        </w:rPr>
      </w:pPr>
    </w:p>
    <w:p w14:paraId="08DA6AB9" w14:textId="62D71477" w:rsidR="000E70FE" w:rsidRDefault="00E01B89" w:rsidP="000816C6">
      <w:pPr>
        <w:ind w:left="360"/>
        <w:jc w:val="both"/>
        <w:rPr>
          <w:b/>
          <w:bCs/>
          <w:szCs w:val="24"/>
        </w:rPr>
      </w:pPr>
      <w:r w:rsidRPr="00BC3EA5">
        <w:rPr>
          <w:b/>
          <w:bCs/>
          <w:szCs w:val="24"/>
        </w:rPr>
        <w:t>Responsibilities</w:t>
      </w:r>
      <w:r w:rsidR="00BC3EA5" w:rsidRPr="00BC3EA5">
        <w:rPr>
          <w:b/>
          <w:bCs/>
          <w:szCs w:val="24"/>
        </w:rPr>
        <w:t xml:space="preserve"> </w:t>
      </w:r>
    </w:p>
    <w:p w14:paraId="729F915C" w14:textId="77777777" w:rsidR="00BC3EA5" w:rsidRPr="00BC3EA5" w:rsidRDefault="00BC3EA5" w:rsidP="000816C6">
      <w:pPr>
        <w:ind w:left="360"/>
        <w:jc w:val="both"/>
        <w:rPr>
          <w:b/>
          <w:bCs/>
          <w:szCs w:val="24"/>
        </w:rPr>
      </w:pPr>
    </w:p>
    <w:p w14:paraId="01D73413" w14:textId="77777777" w:rsidR="009E3E7C" w:rsidRPr="000E70FE" w:rsidRDefault="009E3E7C" w:rsidP="000816C6">
      <w:pPr>
        <w:numPr>
          <w:ilvl w:val="0"/>
          <w:numId w:val="48"/>
        </w:numPr>
        <w:jc w:val="both"/>
        <w:rPr>
          <w:szCs w:val="24"/>
        </w:rPr>
      </w:pPr>
      <w:r w:rsidRPr="000E70FE">
        <w:rPr>
          <w:szCs w:val="24"/>
        </w:rPr>
        <w:t>Build window-based features from ECG/PPG/IMU/Temp.</w:t>
      </w:r>
    </w:p>
    <w:p w14:paraId="37F5660B" w14:textId="77777777" w:rsidR="009E3E7C" w:rsidRPr="000E70FE" w:rsidRDefault="009E3E7C" w:rsidP="000816C6">
      <w:pPr>
        <w:numPr>
          <w:ilvl w:val="0"/>
          <w:numId w:val="48"/>
        </w:numPr>
        <w:jc w:val="both"/>
        <w:rPr>
          <w:szCs w:val="24"/>
        </w:rPr>
      </w:pPr>
      <w:r w:rsidRPr="000E70FE">
        <w:rPr>
          <w:szCs w:val="24"/>
        </w:rPr>
        <w:t>Apply basic quality gating (motion + signal quality) to avoid unreliable inference.</w:t>
      </w:r>
    </w:p>
    <w:p w14:paraId="5C5873C1" w14:textId="77777777" w:rsidR="009E3E7C" w:rsidRPr="000E70FE" w:rsidRDefault="009E3E7C" w:rsidP="000816C6">
      <w:pPr>
        <w:numPr>
          <w:ilvl w:val="0"/>
          <w:numId w:val="48"/>
        </w:numPr>
        <w:jc w:val="both"/>
        <w:rPr>
          <w:szCs w:val="24"/>
        </w:rPr>
      </w:pPr>
      <w:r w:rsidRPr="000E70FE">
        <w:rPr>
          <w:szCs w:val="24"/>
        </w:rPr>
        <w:t>Run XGBoost to estimate SBP (systolic) and DBP (diastolic).</w:t>
      </w:r>
    </w:p>
    <w:p w14:paraId="485D9B6A" w14:textId="77777777" w:rsidR="009E3E7C" w:rsidRDefault="009E3E7C" w:rsidP="000816C6">
      <w:pPr>
        <w:numPr>
          <w:ilvl w:val="0"/>
          <w:numId w:val="48"/>
        </w:numPr>
        <w:jc w:val="both"/>
        <w:rPr>
          <w:szCs w:val="24"/>
        </w:rPr>
      </w:pPr>
      <w:r w:rsidRPr="000E70FE">
        <w:rPr>
          <w:szCs w:val="24"/>
        </w:rPr>
        <w:t>Return prediction with minimal metadata (quality + model version).</w:t>
      </w:r>
    </w:p>
    <w:p w14:paraId="4202483B" w14:textId="77777777" w:rsidR="000E70FE" w:rsidRDefault="000E70FE" w:rsidP="000816C6">
      <w:pPr>
        <w:ind w:left="360"/>
        <w:jc w:val="both"/>
        <w:rPr>
          <w:szCs w:val="24"/>
        </w:rPr>
      </w:pPr>
    </w:p>
    <w:p w14:paraId="7D946A5B" w14:textId="115329BD" w:rsidR="007D2A9A" w:rsidRDefault="007D2A9A" w:rsidP="000816C6">
      <w:pPr>
        <w:ind w:left="360"/>
        <w:jc w:val="both"/>
        <w:rPr>
          <w:b/>
          <w:bCs/>
          <w:szCs w:val="24"/>
        </w:rPr>
      </w:pPr>
      <w:r w:rsidRPr="007D2A9A">
        <w:rPr>
          <w:b/>
          <w:bCs/>
          <w:szCs w:val="24"/>
        </w:rPr>
        <w:t>Justification</w:t>
      </w:r>
    </w:p>
    <w:p w14:paraId="10ECD19E" w14:textId="77777777" w:rsidR="007D2A9A" w:rsidRPr="007D2A9A" w:rsidRDefault="007D2A9A" w:rsidP="000816C6">
      <w:pPr>
        <w:ind w:left="360"/>
        <w:jc w:val="both"/>
        <w:rPr>
          <w:b/>
          <w:bCs/>
          <w:szCs w:val="24"/>
        </w:rPr>
      </w:pPr>
    </w:p>
    <w:p w14:paraId="57FE2C46" w14:textId="0A8B9ECF" w:rsidR="007D2A9A" w:rsidRDefault="007D2A9A" w:rsidP="000816C6">
      <w:pPr>
        <w:ind w:left="360"/>
        <w:jc w:val="both"/>
        <w:rPr>
          <w:szCs w:val="24"/>
        </w:rPr>
      </w:pPr>
      <w:proofErr w:type="spellStart"/>
      <w:r w:rsidRPr="007D2A9A">
        <w:rPr>
          <w:szCs w:val="24"/>
        </w:rPr>
        <w:t>XGBoost</w:t>
      </w:r>
      <w:proofErr w:type="spellEnd"/>
      <w:r w:rsidRPr="007D2A9A">
        <w:rPr>
          <w:szCs w:val="24"/>
        </w:rPr>
        <w:t xml:space="preserve"> was selected due to its robustness on tabular physiological features, strong performance with limited datasets, and interpretability compared to deep learning alternatives.</w:t>
      </w:r>
      <w:r w:rsidR="00073082">
        <w:rPr>
          <w:szCs w:val="24"/>
        </w:rPr>
        <w:t xml:space="preserve"> </w:t>
      </w:r>
      <w:r w:rsidR="00073082" w:rsidRPr="00073082">
        <w:rPr>
          <w:szCs w:val="24"/>
        </w:rPr>
        <w:t xml:space="preserve">(Chen &amp; </w:t>
      </w:r>
      <w:proofErr w:type="spellStart"/>
      <w:r w:rsidR="00073082" w:rsidRPr="00073082">
        <w:rPr>
          <w:szCs w:val="24"/>
        </w:rPr>
        <w:t>Guestrin</w:t>
      </w:r>
      <w:proofErr w:type="spellEnd"/>
      <w:r w:rsidR="00073082" w:rsidRPr="00073082">
        <w:rPr>
          <w:szCs w:val="24"/>
        </w:rPr>
        <w:t>, 2016).</w:t>
      </w:r>
    </w:p>
    <w:p w14:paraId="28D677A4" w14:textId="77777777" w:rsidR="007D2A9A" w:rsidRDefault="007D2A9A" w:rsidP="000816C6">
      <w:pPr>
        <w:ind w:left="360"/>
        <w:jc w:val="both"/>
        <w:rPr>
          <w:szCs w:val="24"/>
        </w:rPr>
      </w:pPr>
    </w:p>
    <w:p w14:paraId="6B2CAC18" w14:textId="4553181E" w:rsidR="007D2A9A" w:rsidRDefault="007D2A9A" w:rsidP="000816C6">
      <w:pPr>
        <w:ind w:left="360"/>
        <w:jc w:val="both"/>
        <w:rPr>
          <w:b/>
          <w:bCs/>
          <w:szCs w:val="24"/>
        </w:rPr>
      </w:pPr>
      <w:r w:rsidRPr="007D2A9A">
        <w:rPr>
          <w:b/>
          <w:bCs/>
          <w:szCs w:val="24"/>
        </w:rPr>
        <w:t xml:space="preserve">Discussion </w:t>
      </w:r>
    </w:p>
    <w:p w14:paraId="378B0437" w14:textId="77777777" w:rsidR="007D2A9A" w:rsidRDefault="007D2A9A" w:rsidP="000816C6">
      <w:pPr>
        <w:ind w:left="360"/>
        <w:jc w:val="both"/>
        <w:rPr>
          <w:b/>
          <w:bCs/>
          <w:szCs w:val="24"/>
        </w:rPr>
      </w:pPr>
    </w:p>
    <w:p w14:paraId="4A8E092A" w14:textId="2BB25E3C" w:rsidR="007D2A9A" w:rsidRPr="007D2A9A" w:rsidRDefault="007D2A9A" w:rsidP="000816C6">
      <w:pPr>
        <w:ind w:left="360"/>
        <w:jc w:val="both"/>
        <w:rPr>
          <w:szCs w:val="24"/>
        </w:rPr>
      </w:pPr>
      <w:r w:rsidRPr="007D2A9A">
        <w:rPr>
          <w:szCs w:val="24"/>
        </w:rPr>
        <w:t>Feature computation could be partially performed on the mobile device, but backend-based extraction was selected to ensure consistency across sessions and devices.</w:t>
      </w:r>
    </w:p>
    <w:p w14:paraId="308AAAB5" w14:textId="77777777" w:rsidR="007D2A9A" w:rsidRDefault="007D2A9A" w:rsidP="000816C6">
      <w:pPr>
        <w:ind w:left="360"/>
        <w:jc w:val="both"/>
        <w:rPr>
          <w:szCs w:val="24"/>
        </w:rPr>
      </w:pPr>
    </w:p>
    <w:p w14:paraId="10C98A0B" w14:textId="77777777" w:rsidR="000816C6" w:rsidRDefault="000816C6" w:rsidP="000816C6">
      <w:pPr>
        <w:ind w:left="360"/>
        <w:jc w:val="both"/>
        <w:rPr>
          <w:szCs w:val="24"/>
        </w:rPr>
      </w:pPr>
    </w:p>
    <w:p w14:paraId="396EF9C3" w14:textId="77777777" w:rsidR="000816C6" w:rsidRPr="000E70FE" w:rsidRDefault="000816C6" w:rsidP="000816C6">
      <w:pPr>
        <w:ind w:left="360"/>
        <w:jc w:val="both"/>
        <w:rPr>
          <w:szCs w:val="24"/>
        </w:rPr>
      </w:pPr>
    </w:p>
    <w:p w14:paraId="4A20055A" w14:textId="77777777" w:rsidR="009E3E7C" w:rsidRDefault="009E3E7C" w:rsidP="000816C6">
      <w:pPr>
        <w:ind w:left="360"/>
        <w:jc w:val="both"/>
        <w:rPr>
          <w:b/>
          <w:bCs/>
          <w:szCs w:val="24"/>
        </w:rPr>
      </w:pPr>
      <w:r w:rsidRPr="000E70FE">
        <w:rPr>
          <w:b/>
          <w:bCs/>
          <w:szCs w:val="24"/>
        </w:rPr>
        <w:t>Inputs</w:t>
      </w:r>
    </w:p>
    <w:p w14:paraId="658DDD9A" w14:textId="77777777" w:rsidR="00BC3EA5" w:rsidRPr="000E70FE" w:rsidRDefault="00BC3EA5" w:rsidP="000816C6">
      <w:pPr>
        <w:ind w:left="360"/>
        <w:jc w:val="both"/>
        <w:rPr>
          <w:b/>
          <w:bCs/>
          <w:szCs w:val="24"/>
        </w:rPr>
      </w:pPr>
    </w:p>
    <w:p w14:paraId="157FCABE" w14:textId="6C661E76" w:rsidR="000E70FE" w:rsidRPr="00BC3EA5" w:rsidRDefault="009E3E7C" w:rsidP="000816C6">
      <w:pPr>
        <w:numPr>
          <w:ilvl w:val="0"/>
          <w:numId w:val="49"/>
        </w:numPr>
        <w:jc w:val="both"/>
        <w:rPr>
          <w:szCs w:val="24"/>
        </w:rPr>
      </w:pPr>
      <w:r w:rsidRPr="000E70FE">
        <w:rPr>
          <w:szCs w:val="24"/>
        </w:rPr>
        <w:t>Aligned sensor windows from a session:</w:t>
      </w:r>
    </w:p>
    <w:p w14:paraId="6FC4137F" w14:textId="77777777" w:rsidR="009E3E7C" w:rsidRDefault="009E3E7C" w:rsidP="000816C6">
      <w:pPr>
        <w:numPr>
          <w:ilvl w:val="1"/>
          <w:numId w:val="49"/>
        </w:numPr>
        <w:jc w:val="both"/>
        <w:rPr>
          <w:szCs w:val="24"/>
        </w:rPr>
      </w:pPr>
      <w:r w:rsidRPr="000E70FE">
        <w:rPr>
          <w:szCs w:val="24"/>
        </w:rPr>
        <w:t>ECG (chest), PPG (wrist), IMU (chest+wrist), Temp (wrist)</w:t>
      </w:r>
    </w:p>
    <w:p w14:paraId="6315C138" w14:textId="77777777" w:rsidR="00BC3EA5" w:rsidRPr="000E70FE" w:rsidRDefault="00BC3EA5" w:rsidP="000816C6">
      <w:pPr>
        <w:jc w:val="both"/>
        <w:rPr>
          <w:szCs w:val="24"/>
        </w:rPr>
      </w:pPr>
    </w:p>
    <w:p w14:paraId="502CEC1E" w14:textId="77777777" w:rsidR="009E3E7C" w:rsidRDefault="009E3E7C" w:rsidP="000816C6">
      <w:pPr>
        <w:numPr>
          <w:ilvl w:val="0"/>
          <w:numId w:val="49"/>
        </w:numPr>
        <w:jc w:val="both"/>
        <w:rPr>
          <w:szCs w:val="24"/>
        </w:rPr>
      </w:pPr>
      <w:r w:rsidRPr="000E70FE">
        <w:rPr>
          <w:szCs w:val="24"/>
        </w:rPr>
        <w:t>Session metadata (sampling rates, timestamps, packet loss info)</w:t>
      </w:r>
    </w:p>
    <w:p w14:paraId="75B5F30B" w14:textId="77777777" w:rsidR="00BC3EA5" w:rsidRDefault="00BC3EA5" w:rsidP="000816C6">
      <w:pPr>
        <w:jc w:val="both"/>
        <w:rPr>
          <w:szCs w:val="24"/>
        </w:rPr>
      </w:pPr>
    </w:p>
    <w:p w14:paraId="08F6F24D" w14:textId="77777777" w:rsidR="009D47E3" w:rsidRPr="000E70FE" w:rsidRDefault="009D47E3" w:rsidP="000816C6">
      <w:pPr>
        <w:jc w:val="both"/>
        <w:rPr>
          <w:szCs w:val="24"/>
        </w:rPr>
      </w:pPr>
    </w:p>
    <w:p w14:paraId="666B13D6" w14:textId="77777777" w:rsidR="009E3E7C" w:rsidRDefault="009E3E7C" w:rsidP="000816C6">
      <w:pPr>
        <w:ind w:left="360"/>
        <w:jc w:val="both"/>
        <w:rPr>
          <w:b/>
          <w:bCs/>
          <w:szCs w:val="24"/>
        </w:rPr>
      </w:pPr>
      <w:r w:rsidRPr="000E70FE">
        <w:rPr>
          <w:b/>
          <w:bCs/>
          <w:szCs w:val="24"/>
        </w:rPr>
        <w:t>Outputs</w:t>
      </w:r>
    </w:p>
    <w:p w14:paraId="28C08562" w14:textId="77777777" w:rsidR="00BC3EA5" w:rsidRPr="000E70FE" w:rsidRDefault="00BC3EA5" w:rsidP="000816C6">
      <w:pPr>
        <w:ind w:left="360"/>
        <w:jc w:val="both"/>
        <w:rPr>
          <w:b/>
          <w:bCs/>
          <w:szCs w:val="24"/>
        </w:rPr>
      </w:pPr>
    </w:p>
    <w:p w14:paraId="34E4E9E3" w14:textId="77777777" w:rsidR="009E3E7C" w:rsidRPr="000E70FE" w:rsidRDefault="009E3E7C" w:rsidP="000816C6">
      <w:pPr>
        <w:numPr>
          <w:ilvl w:val="0"/>
          <w:numId w:val="50"/>
        </w:numPr>
        <w:jc w:val="both"/>
        <w:rPr>
          <w:szCs w:val="24"/>
        </w:rPr>
      </w:pPr>
      <w:r w:rsidRPr="000E70FE">
        <w:rPr>
          <w:szCs w:val="24"/>
        </w:rPr>
        <w:t>Per-window feature vector (tabular row)</w:t>
      </w:r>
    </w:p>
    <w:p w14:paraId="4CED6794" w14:textId="77777777" w:rsidR="009E3E7C" w:rsidRPr="000E70FE" w:rsidRDefault="009E3E7C" w:rsidP="000816C6">
      <w:pPr>
        <w:numPr>
          <w:ilvl w:val="0"/>
          <w:numId w:val="50"/>
        </w:numPr>
        <w:jc w:val="both"/>
        <w:rPr>
          <w:szCs w:val="24"/>
        </w:rPr>
      </w:pPr>
      <w:r w:rsidRPr="000E70FE">
        <w:rPr>
          <w:szCs w:val="24"/>
        </w:rPr>
        <w:t>Predicted values:</w:t>
      </w:r>
    </w:p>
    <w:p w14:paraId="4AAB88DC" w14:textId="77777777" w:rsidR="009E3E7C" w:rsidRPr="000E70FE" w:rsidRDefault="009E3E7C" w:rsidP="000816C6">
      <w:pPr>
        <w:numPr>
          <w:ilvl w:val="1"/>
          <w:numId w:val="50"/>
        </w:numPr>
        <w:jc w:val="both"/>
        <w:rPr>
          <w:szCs w:val="24"/>
        </w:rPr>
      </w:pPr>
      <w:r w:rsidRPr="000E70FE">
        <w:rPr>
          <w:szCs w:val="24"/>
        </w:rPr>
        <w:t>SBP_est, DBP_est</w:t>
      </w:r>
    </w:p>
    <w:p w14:paraId="31AE2F92" w14:textId="77777777" w:rsidR="009E3E7C" w:rsidRPr="000E70FE" w:rsidRDefault="009E3E7C" w:rsidP="000816C6">
      <w:pPr>
        <w:numPr>
          <w:ilvl w:val="1"/>
          <w:numId w:val="50"/>
        </w:numPr>
        <w:jc w:val="both"/>
        <w:rPr>
          <w:szCs w:val="24"/>
        </w:rPr>
      </w:pPr>
      <w:r w:rsidRPr="000E70FE">
        <w:rPr>
          <w:szCs w:val="24"/>
        </w:rPr>
        <w:t>quality_flag (OK / LOW_QUALITY)</w:t>
      </w:r>
    </w:p>
    <w:p w14:paraId="0263D11B" w14:textId="77777777" w:rsidR="009E3E7C" w:rsidRPr="000E70FE" w:rsidRDefault="009E3E7C" w:rsidP="000816C6">
      <w:pPr>
        <w:numPr>
          <w:ilvl w:val="1"/>
          <w:numId w:val="50"/>
        </w:numPr>
        <w:jc w:val="both"/>
        <w:rPr>
          <w:szCs w:val="24"/>
        </w:rPr>
      </w:pPr>
      <w:proofErr w:type="spellStart"/>
      <w:r w:rsidRPr="000E70FE">
        <w:rPr>
          <w:szCs w:val="24"/>
        </w:rPr>
        <w:t>model_version</w:t>
      </w:r>
      <w:proofErr w:type="spellEnd"/>
    </w:p>
    <w:p w14:paraId="6491A623" w14:textId="77777777" w:rsidR="00863728" w:rsidRPr="000E70FE" w:rsidRDefault="00863728" w:rsidP="000816C6">
      <w:pPr>
        <w:jc w:val="both"/>
        <w:rPr>
          <w:szCs w:val="24"/>
        </w:rPr>
      </w:pPr>
    </w:p>
    <w:p w14:paraId="4A599CD9" w14:textId="77777777" w:rsidR="009E3E7C" w:rsidRPr="000E70FE" w:rsidRDefault="009E3E7C" w:rsidP="000816C6">
      <w:pPr>
        <w:ind w:left="360"/>
        <w:jc w:val="both"/>
        <w:rPr>
          <w:b/>
          <w:bCs/>
          <w:szCs w:val="24"/>
        </w:rPr>
      </w:pPr>
      <w:r w:rsidRPr="000E70FE">
        <w:rPr>
          <w:b/>
          <w:bCs/>
          <w:szCs w:val="24"/>
        </w:rPr>
        <w:t>Core Functions</w:t>
      </w:r>
    </w:p>
    <w:p w14:paraId="7B6FCD37" w14:textId="77777777" w:rsidR="00863728" w:rsidRPr="000E70FE" w:rsidRDefault="00863728" w:rsidP="000816C6">
      <w:pPr>
        <w:ind w:left="360"/>
        <w:jc w:val="both"/>
        <w:rPr>
          <w:szCs w:val="24"/>
        </w:rPr>
      </w:pPr>
    </w:p>
    <w:p w14:paraId="5EC7AF71" w14:textId="73801811" w:rsidR="000E70FE" w:rsidRDefault="009E3E7C" w:rsidP="000816C6">
      <w:pPr>
        <w:numPr>
          <w:ilvl w:val="0"/>
          <w:numId w:val="51"/>
        </w:numPr>
        <w:jc w:val="both"/>
        <w:rPr>
          <w:b/>
          <w:bCs/>
          <w:szCs w:val="24"/>
        </w:rPr>
      </w:pPr>
      <w:r w:rsidRPr="000E70FE">
        <w:rPr>
          <w:b/>
          <w:bCs/>
          <w:szCs w:val="24"/>
        </w:rPr>
        <w:t>Windowing</w:t>
      </w:r>
    </w:p>
    <w:p w14:paraId="26429240" w14:textId="77777777" w:rsidR="00BC3EA5" w:rsidRPr="000E70FE" w:rsidRDefault="00BC3EA5" w:rsidP="000816C6">
      <w:pPr>
        <w:ind w:left="360"/>
        <w:jc w:val="both"/>
        <w:rPr>
          <w:b/>
          <w:bCs/>
          <w:szCs w:val="24"/>
        </w:rPr>
      </w:pPr>
    </w:p>
    <w:p w14:paraId="253C98B8" w14:textId="77777777" w:rsidR="009E3E7C" w:rsidRDefault="009E3E7C" w:rsidP="000816C6">
      <w:pPr>
        <w:numPr>
          <w:ilvl w:val="1"/>
          <w:numId w:val="51"/>
        </w:numPr>
        <w:jc w:val="both"/>
        <w:rPr>
          <w:szCs w:val="24"/>
        </w:rPr>
      </w:pPr>
      <w:r w:rsidRPr="000E70FE">
        <w:rPr>
          <w:szCs w:val="24"/>
        </w:rPr>
        <w:t>Split session into fixed windows (e.g., 20s) for consistent feature extraction.</w:t>
      </w:r>
    </w:p>
    <w:p w14:paraId="4F5A4B3B" w14:textId="77777777" w:rsidR="000E70FE" w:rsidRPr="000E70FE" w:rsidRDefault="000E70FE" w:rsidP="000816C6">
      <w:pPr>
        <w:ind w:left="1440"/>
        <w:jc w:val="both"/>
        <w:rPr>
          <w:szCs w:val="24"/>
        </w:rPr>
      </w:pPr>
    </w:p>
    <w:p w14:paraId="20BB8FB5" w14:textId="77777777" w:rsidR="009E3E7C" w:rsidRDefault="009E3E7C" w:rsidP="000816C6">
      <w:pPr>
        <w:numPr>
          <w:ilvl w:val="0"/>
          <w:numId w:val="51"/>
        </w:numPr>
        <w:jc w:val="both"/>
        <w:rPr>
          <w:b/>
          <w:bCs/>
          <w:szCs w:val="24"/>
        </w:rPr>
      </w:pPr>
      <w:r w:rsidRPr="000E70FE">
        <w:rPr>
          <w:b/>
          <w:bCs/>
          <w:szCs w:val="24"/>
        </w:rPr>
        <w:t>Quality Gate (Deterministic)</w:t>
      </w:r>
    </w:p>
    <w:p w14:paraId="66D43A91" w14:textId="77777777" w:rsidR="000E70FE" w:rsidRPr="000E70FE" w:rsidRDefault="000E70FE" w:rsidP="000816C6">
      <w:pPr>
        <w:ind w:left="720"/>
        <w:jc w:val="both"/>
        <w:rPr>
          <w:b/>
          <w:bCs/>
          <w:szCs w:val="24"/>
        </w:rPr>
      </w:pPr>
    </w:p>
    <w:p w14:paraId="5684C375" w14:textId="77777777" w:rsidR="009E3E7C" w:rsidRPr="000E70FE" w:rsidRDefault="009E3E7C" w:rsidP="000816C6">
      <w:pPr>
        <w:numPr>
          <w:ilvl w:val="1"/>
          <w:numId w:val="51"/>
        </w:numPr>
        <w:jc w:val="both"/>
        <w:rPr>
          <w:szCs w:val="24"/>
        </w:rPr>
      </w:pPr>
      <w:r w:rsidRPr="000E70FE">
        <w:rPr>
          <w:szCs w:val="24"/>
        </w:rPr>
        <w:t>If motion is high (IMU) or signal quality is poor (basic SQI checks), mark window as LOW_QUALITY.</w:t>
      </w:r>
    </w:p>
    <w:p w14:paraId="3E4B3BE4" w14:textId="77777777" w:rsidR="009E3E7C" w:rsidRPr="000E70FE" w:rsidRDefault="009E3E7C" w:rsidP="000816C6">
      <w:pPr>
        <w:numPr>
          <w:ilvl w:val="1"/>
          <w:numId w:val="51"/>
        </w:numPr>
        <w:jc w:val="both"/>
        <w:rPr>
          <w:szCs w:val="24"/>
        </w:rPr>
      </w:pPr>
      <w:r w:rsidRPr="000E70FE">
        <w:rPr>
          <w:szCs w:val="24"/>
        </w:rPr>
        <w:t>Skip or down-rank low-quality windows.</w:t>
      </w:r>
    </w:p>
    <w:p w14:paraId="66FF8600" w14:textId="77777777" w:rsidR="00863728" w:rsidRDefault="00863728" w:rsidP="000816C6">
      <w:pPr>
        <w:jc w:val="both"/>
        <w:rPr>
          <w:szCs w:val="24"/>
        </w:rPr>
      </w:pPr>
    </w:p>
    <w:p w14:paraId="5FDECEA5" w14:textId="77777777" w:rsidR="00BC3EA5" w:rsidRPr="000E70FE" w:rsidRDefault="00BC3EA5" w:rsidP="000816C6">
      <w:pPr>
        <w:jc w:val="both"/>
        <w:rPr>
          <w:szCs w:val="24"/>
        </w:rPr>
      </w:pPr>
    </w:p>
    <w:p w14:paraId="6745723E" w14:textId="77777777" w:rsidR="009E3E7C" w:rsidRPr="000E70FE" w:rsidRDefault="009E3E7C" w:rsidP="000816C6">
      <w:pPr>
        <w:numPr>
          <w:ilvl w:val="0"/>
          <w:numId w:val="51"/>
        </w:numPr>
        <w:jc w:val="both"/>
        <w:rPr>
          <w:b/>
          <w:bCs/>
          <w:szCs w:val="24"/>
        </w:rPr>
      </w:pPr>
      <w:r w:rsidRPr="000E70FE">
        <w:rPr>
          <w:b/>
          <w:bCs/>
          <w:szCs w:val="24"/>
        </w:rPr>
        <w:t>Feature Extraction</w:t>
      </w:r>
    </w:p>
    <w:p w14:paraId="7EFB5072" w14:textId="77777777" w:rsidR="00863728" w:rsidRPr="000E70FE" w:rsidRDefault="00863728" w:rsidP="000816C6">
      <w:pPr>
        <w:ind w:left="360"/>
        <w:jc w:val="both"/>
        <w:rPr>
          <w:b/>
          <w:bCs/>
          <w:szCs w:val="24"/>
        </w:rPr>
      </w:pPr>
    </w:p>
    <w:p w14:paraId="6E3C9B3F" w14:textId="77777777" w:rsidR="009E3E7C" w:rsidRPr="000E70FE" w:rsidRDefault="009E3E7C" w:rsidP="000816C6">
      <w:pPr>
        <w:numPr>
          <w:ilvl w:val="1"/>
          <w:numId w:val="51"/>
        </w:numPr>
        <w:jc w:val="both"/>
        <w:rPr>
          <w:szCs w:val="24"/>
        </w:rPr>
      </w:pPr>
      <w:r w:rsidRPr="000E70FE">
        <w:rPr>
          <w:szCs w:val="24"/>
        </w:rPr>
        <w:t>ECG: heart rate / RR-based stability</w:t>
      </w:r>
    </w:p>
    <w:p w14:paraId="261CC137" w14:textId="77777777" w:rsidR="009E3E7C" w:rsidRPr="000E70FE" w:rsidRDefault="009E3E7C" w:rsidP="000816C6">
      <w:pPr>
        <w:numPr>
          <w:ilvl w:val="1"/>
          <w:numId w:val="51"/>
        </w:numPr>
        <w:jc w:val="both"/>
        <w:rPr>
          <w:szCs w:val="24"/>
        </w:rPr>
      </w:pPr>
      <w:r w:rsidRPr="000E70FE">
        <w:rPr>
          <w:szCs w:val="24"/>
        </w:rPr>
        <w:t>PPG: pulse rate + amplitude/morphology summary</w:t>
      </w:r>
    </w:p>
    <w:p w14:paraId="382D223D" w14:textId="77777777" w:rsidR="009E3E7C" w:rsidRPr="000E70FE" w:rsidRDefault="009E3E7C" w:rsidP="000816C6">
      <w:pPr>
        <w:numPr>
          <w:ilvl w:val="1"/>
          <w:numId w:val="51"/>
        </w:numPr>
        <w:jc w:val="both"/>
        <w:rPr>
          <w:szCs w:val="24"/>
        </w:rPr>
      </w:pPr>
      <w:r w:rsidRPr="000E70FE">
        <w:rPr>
          <w:szCs w:val="24"/>
        </w:rPr>
        <w:t>ECG–PPG: timing delay feature (PTT/PAT-like)</w:t>
      </w:r>
    </w:p>
    <w:p w14:paraId="36874E09" w14:textId="77777777" w:rsidR="009E3E7C" w:rsidRPr="000E70FE" w:rsidRDefault="009E3E7C" w:rsidP="000816C6">
      <w:pPr>
        <w:numPr>
          <w:ilvl w:val="1"/>
          <w:numId w:val="51"/>
        </w:numPr>
        <w:jc w:val="both"/>
        <w:rPr>
          <w:szCs w:val="24"/>
        </w:rPr>
      </w:pPr>
      <w:r w:rsidRPr="000E70FE">
        <w:rPr>
          <w:szCs w:val="24"/>
        </w:rPr>
        <w:t>IMU: motion index</w:t>
      </w:r>
    </w:p>
    <w:p w14:paraId="7FC97ADE" w14:textId="77777777" w:rsidR="009E3E7C" w:rsidRPr="000E70FE" w:rsidRDefault="009E3E7C" w:rsidP="000816C6">
      <w:pPr>
        <w:numPr>
          <w:ilvl w:val="1"/>
          <w:numId w:val="51"/>
        </w:numPr>
        <w:jc w:val="both"/>
        <w:rPr>
          <w:szCs w:val="24"/>
        </w:rPr>
      </w:pPr>
      <w:r w:rsidRPr="000E70FE">
        <w:rPr>
          <w:szCs w:val="24"/>
        </w:rPr>
        <w:t>Temp: mean (and optionally slope)</w:t>
      </w:r>
    </w:p>
    <w:p w14:paraId="56BAB0F0" w14:textId="77777777" w:rsidR="00863728" w:rsidRPr="000E70FE" w:rsidRDefault="00863728" w:rsidP="000816C6">
      <w:pPr>
        <w:ind w:left="1080"/>
        <w:jc w:val="both"/>
        <w:rPr>
          <w:szCs w:val="24"/>
        </w:rPr>
      </w:pPr>
    </w:p>
    <w:p w14:paraId="6F7BA16A" w14:textId="77777777" w:rsidR="009E3E7C" w:rsidRPr="000E70FE" w:rsidRDefault="009E3E7C" w:rsidP="000816C6">
      <w:pPr>
        <w:numPr>
          <w:ilvl w:val="0"/>
          <w:numId w:val="51"/>
        </w:numPr>
        <w:jc w:val="both"/>
        <w:rPr>
          <w:b/>
          <w:bCs/>
          <w:szCs w:val="24"/>
        </w:rPr>
      </w:pPr>
      <w:proofErr w:type="spellStart"/>
      <w:r w:rsidRPr="000E70FE">
        <w:rPr>
          <w:b/>
          <w:bCs/>
          <w:szCs w:val="24"/>
        </w:rPr>
        <w:t>XGBoost</w:t>
      </w:r>
      <w:proofErr w:type="spellEnd"/>
      <w:r w:rsidRPr="000E70FE">
        <w:rPr>
          <w:b/>
          <w:bCs/>
          <w:szCs w:val="24"/>
        </w:rPr>
        <w:t xml:space="preserve"> Inference</w:t>
      </w:r>
    </w:p>
    <w:p w14:paraId="7A5EF82A" w14:textId="77777777" w:rsidR="00863728" w:rsidRPr="000E70FE" w:rsidRDefault="00863728" w:rsidP="000816C6">
      <w:pPr>
        <w:ind w:left="360"/>
        <w:jc w:val="both"/>
        <w:rPr>
          <w:b/>
          <w:bCs/>
          <w:szCs w:val="24"/>
        </w:rPr>
      </w:pPr>
    </w:p>
    <w:p w14:paraId="74EC48A1" w14:textId="77777777" w:rsidR="009E3E7C" w:rsidRPr="000E70FE" w:rsidRDefault="009E3E7C" w:rsidP="000816C6">
      <w:pPr>
        <w:numPr>
          <w:ilvl w:val="1"/>
          <w:numId w:val="51"/>
        </w:numPr>
        <w:jc w:val="both"/>
        <w:rPr>
          <w:szCs w:val="24"/>
        </w:rPr>
      </w:pPr>
      <w:r w:rsidRPr="000E70FE">
        <w:rPr>
          <w:szCs w:val="24"/>
        </w:rPr>
        <w:t>Run XGBoost regressors to output SBP/DBP.</w:t>
      </w:r>
    </w:p>
    <w:p w14:paraId="27AB42B3" w14:textId="77777777" w:rsidR="009E3E7C" w:rsidRPr="000E70FE" w:rsidRDefault="009E3E7C" w:rsidP="000816C6">
      <w:pPr>
        <w:numPr>
          <w:ilvl w:val="1"/>
          <w:numId w:val="51"/>
        </w:numPr>
        <w:jc w:val="both"/>
        <w:rPr>
          <w:szCs w:val="24"/>
        </w:rPr>
      </w:pPr>
      <w:r w:rsidRPr="000E70FE">
        <w:rPr>
          <w:szCs w:val="24"/>
        </w:rPr>
        <w:t>Aggregate window outputs to a single session estimate (e.g., average of OK windows).</w:t>
      </w:r>
    </w:p>
    <w:p w14:paraId="0DDB9100" w14:textId="77777777" w:rsidR="00863728" w:rsidRPr="000E70FE" w:rsidRDefault="00863728" w:rsidP="000816C6">
      <w:pPr>
        <w:jc w:val="both"/>
        <w:rPr>
          <w:szCs w:val="24"/>
        </w:rPr>
      </w:pPr>
    </w:p>
    <w:p w14:paraId="0984D12A" w14:textId="77777777" w:rsidR="00E01B89" w:rsidRPr="000E70FE" w:rsidRDefault="00E01B89" w:rsidP="000816C6">
      <w:pPr>
        <w:ind w:left="360"/>
        <w:jc w:val="both"/>
        <w:rPr>
          <w:b/>
          <w:bCs/>
          <w:szCs w:val="24"/>
        </w:rPr>
      </w:pPr>
      <w:r w:rsidRPr="000E70FE">
        <w:rPr>
          <w:b/>
          <w:bCs/>
          <w:szCs w:val="24"/>
        </w:rPr>
        <w:t>Design Considerations</w:t>
      </w:r>
    </w:p>
    <w:p w14:paraId="7A054DE8" w14:textId="77777777" w:rsidR="00863728" w:rsidRPr="000E70FE" w:rsidRDefault="00863728" w:rsidP="000816C6">
      <w:pPr>
        <w:ind w:left="360"/>
        <w:jc w:val="both"/>
        <w:rPr>
          <w:szCs w:val="24"/>
        </w:rPr>
      </w:pPr>
    </w:p>
    <w:p w14:paraId="2B0C1577" w14:textId="77777777" w:rsidR="009E3E7C" w:rsidRPr="000E70FE" w:rsidRDefault="009E3E7C" w:rsidP="000816C6">
      <w:pPr>
        <w:numPr>
          <w:ilvl w:val="0"/>
          <w:numId w:val="52"/>
        </w:numPr>
        <w:jc w:val="both"/>
        <w:rPr>
          <w:szCs w:val="24"/>
        </w:rPr>
      </w:pPr>
      <w:r w:rsidRPr="000E70FE">
        <w:rPr>
          <w:szCs w:val="24"/>
        </w:rPr>
        <w:t>XGBoost runs only on backend (wearables just stream data).</w:t>
      </w:r>
    </w:p>
    <w:p w14:paraId="09A048E1" w14:textId="77777777" w:rsidR="009E3E7C" w:rsidRPr="000E70FE" w:rsidRDefault="009E3E7C" w:rsidP="000816C6">
      <w:pPr>
        <w:numPr>
          <w:ilvl w:val="0"/>
          <w:numId w:val="52"/>
        </w:numPr>
        <w:jc w:val="both"/>
        <w:rPr>
          <w:szCs w:val="24"/>
        </w:rPr>
      </w:pPr>
      <w:r w:rsidRPr="000E70FE">
        <w:rPr>
          <w:szCs w:val="24"/>
        </w:rPr>
        <w:t>Keep features stable and versioned (feature_schema_version) to avoid breaking the model.</w:t>
      </w:r>
    </w:p>
    <w:p w14:paraId="6518A0A0" w14:textId="77777777" w:rsidR="009E3E7C" w:rsidRPr="000E70FE" w:rsidRDefault="009E3E7C" w:rsidP="000816C6">
      <w:pPr>
        <w:numPr>
          <w:ilvl w:val="0"/>
          <w:numId w:val="52"/>
        </w:numPr>
        <w:jc w:val="both"/>
        <w:rPr>
          <w:szCs w:val="24"/>
        </w:rPr>
      </w:pPr>
      <w:r w:rsidRPr="000E70FE">
        <w:rPr>
          <w:szCs w:val="24"/>
        </w:rPr>
        <w:t>Never show “confident BP” when quality is low; return a clear low-quality flag.</w:t>
      </w:r>
    </w:p>
    <w:p w14:paraId="6EBF78F9" w14:textId="77777777" w:rsidR="00E01B89" w:rsidRPr="000E70FE" w:rsidRDefault="00E01B89" w:rsidP="000816C6">
      <w:pPr>
        <w:jc w:val="both"/>
        <w:rPr>
          <w:szCs w:val="24"/>
        </w:rPr>
      </w:pPr>
    </w:p>
    <w:p w14:paraId="31B8B1E6" w14:textId="77777777" w:rsidR="00CC2436" w:rsidRPr="000E70FE" w:rsidRDefault="00CC2436" w:rsidP="000816C6">
      <w:pPr>
        <w:ind w:left="360"/>
        <w:jc w:val="both"/>
        <w:rPr>
          <w:b/>
          <w:szCs w:val="24"/>
        </w:rPr>
      </w:pPr>
      <w:r w:rsidRPr="000E70FE">
        <w:rPr>
          <w:b/>
          <w:szCs w:val="24"/>
        </w:rPr>
        <w:t>4.7 Trend Analysis &amp; Alerting Module</w:t>
      </w:r>
    </w:p>
    <w:p w14:paraId="48F26B98" w14:textId="77777777" w:rsidR="00CC2436" w:rsidRPr="000E70FE" w:rsidRDefault="00CC2436" w:rsidP="000816C6">
      <w:pPr>
        <w:ind w:left="360"/>
        <w:jc w:val="both"/>
        <w:rPr>
          <w:b/>
          <w:szCs w:val="24"/>
        </w:rPr>
      </w:pPr>
    </w:p>
    <w:p w14:paraId="158D939B" w14:textId="77777777" w:rsidR="00CC2436" w:rsidRPr="000E70FE" w:rsidRDefault="00CC2436" w:rsidP="000816C6">
      <w:pPr>
        <w:ind w:left="360"/>
        <w:jc w:val="both"/>
        <w:rPr>
          <w:szCs w:val="24"/>
        </w:rPr>
      </w:pPr>
      <w:r w:rsidRPr="000E70FE">
        <w:rPr>
          <w:szCs w:val="24"/>
        </w:rPr>
        <w:t xml:space="preserve">This module </w:t>
      </w:r>
      <w:proofErr w:type="spellStart"/>
      <w:r w:rsidRPr="000E70FE">
        <w:rPr>
          <w:szCs w:val="24"/>
        </w:rPr>
        <w:t>analyzes</w:t>
      </w:r>
      <w:proofErr w:type="spellEnd"/>
      <w:r w:rsidRPr="000E70FE">
        <w:rPr>
          <w:szCs w:val="24"/>
        </w:rPr>
        <w:t xml:space="preserve"> predicted outputs over time to generate weekly/daily summaries and alerts.</w:t>
      </w:r>
    </w:p>
    <w:p w14:paraId="4A8D4286" w14:textId="174500CC" w:rsidR="07AD021E" w:rsidRPr="000E70FE" w:rsidRDefault="07AD021E" w:rsidP="000816C6">
      <w:pPr>
        <w:ind w:left="360"/>
        <w:jc w:val="both"/>
        <w:rPr>
          <w:szCs w:val="24"/>
        </w:rPr>
      </w:pPr>
    </w:p>
    <w:p w14:paraId="73646CFC" w14:textId="77777777" w:rsidR="00CC2436" w:rsidRPr="000E70FE" w:rsidRDefault="00CC2436" w:rsidP="000816C6">
      <w:pPr>
        <w:ind w:left="360"/>
        <w:jc w:val="both"/>
        <w:rPr>
          <w:b/>
          <w:szCs w:val="24"/>
        </w:rPr>
      </w:pPr>
      <w:r w:rsidRPr="000E70FE">
        <w:rPr>
          <w:b/>
          <w:szCs w:val="24"/>
        </w:rPr>
        <w:t>Responsibilities</w:t>
      </w:r>
    </w:p>
    <w:p w14:paraId="04307F10" w14:textId="77777777" w:rsidR="00863728" w:rsidRPr="000E70FE" w:rsidRDefault="00863728" w:rsidP="000816C6">
      <w:pPr>
        <w:ind w:left="360"/>
        <w:jc w:val="both"/>
        <w:rPr>
          <w:b/>
          <w:szCs w:val="24"/>
        </w:rPr>
      </w:pPr>
    </w:p>
    <w:p w14:paraId="6EB5EAEB" w14:textId="77777777" w:rsidR="00CC2436" w:rsidRPr="000E70FE" w:rsidRDefault="00CC2436" w:rsidP="000816C6">
      <w:pPr>
        <w:numPr>
          <w:ilvl w:val="0"/>
          <w:numId w:val="42"/>
        </w:numPr>
        <w:jc w:val="both"/>
        <w:rPr>
          <w:szCs w:val="24"/>
        </w:rPr>
      </w:pPr>
      <w:r w:rsidRPr="000E70FE">
        <w:rPr>
          <w:szCs w:val="24"/>
        </w:rPr>
        <w:t>Aggregate session-level predictions into daily/weekly statistics.</w:t>
      </w:r>
    </w:p>
    <w:p w14:paraId="54021E73" w14:textId="77777777" w:rsidR="00CC2436" w:rsidRPr="000E70FE" w:rsidRDefault="00CC2436" w:rsidP="000816C6">
      <w:pPr>
        <w:numPr>
          <w:ilvl w:val="0"/>
          <w:numId w:val="42"/>
        </w:numPr>
        <w:jc w:val="both"/>
        <w:rPr>
          <w:szCs w:val="24"/>
        </w:rPr>
      </w:pPr>
      <w:r w:rsidRPr="000E70FE">
        <w:rPr>
          <w:szCs w:val="24"/>
        </w:rPr>
        <w:t>Detect trends (upward/downward drift) and instability patterns.</w:t>
      </w:r>
    </w:p>
    <w:p w14:paraId="7056FCF6" w14:textId="77777777" w:rsidR="00CC2436" w:rsidRPr="000E70FE" w:rsidRDefault="00CC2436" w:rsidP="000816C6">
      <w:pPr>
        <w:numPr>
          <w:ilvl w:val="0"/>
          <w:numId w:val="42"/>
        </w:numPr>
        <w:jc w:val="both"/>
        <w:rPr>
          <w:szCs w:val="24"/>
        </w:rPr>
      </w:pPr>
      <w:r w:rsidRPr="000E70FE">
        <w:rPr>
          <w:szCs w:val="24"/>
        </w:rPr>
        <w:t>Generate alerts and user-facing insight messages (non-diagnostic).</w:t>
      </w:r>
    </w:p>
    <w:p w14:paraId="054BFE21" w14:textId="77777777" w:rsidR="00863728" w:rsidRDefault="00863728" w:rsidP="000816C6">
      <w:pPr>
        <w:ind w:left="360"/>
        <w:jc w:val="both"/>
        <w:rPr>
          <w:szCs w:val="24"/>
        </w:rPr>
      </w:pPr>
    </w:p>
    <w:p w14:paraId="6DEAD025" w14:textId="259B98D4" w:rsidR="007D2A9A" w:rsidRDefault="007D2A9A" w:rsidP="000816C6">
      <w:pPr>
        <w:ind w:left="360"/>
        <w:jc w:val="both"/>
        <w:rPr>
          <w:b/>
          <w:bCs/>
          <w:szCs w:val="24"/>
        </w:rPr>
      </w:pPr>
      <w:r w:rsidRPr="007D2A9A">
        <w:rPr>
          <w:b/>
          <w:bCs/>
          <w:szCs w:val="24"/>
        </w:rPr>
        <w:t>Justification</w:t>
      </w:r>
    </w:p>
    <w:p w14:paraId="03FAB18F" w14:textId="77777777" w:rsidR="007D2A9A" w:rsidRPr="007D2A9A" w:rsidRDefault="007D2A9A" w:rsidP="000816C6">
      <w:pPr>
        <w:ind w:left="360"/>
        <w:jc w:val="both"/>
        <w:rPr>
          <w:b/>
          <w:bCs/>
          <w:szCs w:val="24"/>
        </w:rPr>
      </w:pPr>
    </w:p>
    <w:p w14:paraId="4E883782" w14:textId="3B1701C1" w:rsidR="007D2A9A" w:rsidRDefault="007D2A9A" w:rsidP="000816C6">
      <w:pPr>
        <w:ind w:left="360"/>
        <w:jc w:val="both"/>
        <w:rPr>
          <w:szCs w:val="24"/>
        </w:rPr>
      </w:pPr>
      <w:r w:rsidRPr="007D2A9A">
        <w:rPr>
          <w:szCs w:val="24"/>
        </w:rPr>
        <w:t>Trend analysis transforms individual session estimates into meaningful long-term indicators. The traffic-light alert mechanism provides users with intuitive, non-diagnostic feedback on potential health risks.</w:t>
      </w:r>
    </w:p>
    <w:p w14:paraId="492AB172" w14:textId="77777777" w:rsidR="007D2A9A" w:rsidRPr="000E70FE" w:rsidRDefault="007D2A9A" w:rsidP="000816C6">
      <w:pPr>
        <w:ind w:left="360"/>
        <w:jc w:val="both"/>
        <w:rPr>
          <w:szCs w:val="24"/>
        </w:rPr>
      </w:pPr>
    </w:p>
    <w:p w14:paraId="54336BBE" w14:textId="77777777" w:rsidR="00CC2436" w:rsidRPr="000E70FE" w:rsidRDefault="00CC2436" w:rsidP="000816C6">
      <w:pPr>
        <w:ind w:left="360"/>
        <w:jc w:val="both"/>
        <w:rPr>
          <w:b/>
          <w:szCs w:val="24"/>
        </w:rPr>
      </w:pPr>
      <w:r w:rsidRPr="000E70FE">
        <w:rPr>
          <w:b/>
          <w:szCs w:val="24"/>
        </w:rPr>
        <w:t>Inputs</w:t>
      </w:r>
    </w:p>
    <w:p w14:paraId="53DA0A0A" w14:textId="77777777" w:rsidR="00863728" w:rsidRPr="000E70FE" w:rsidRDefault="00863728" w:rsidP="000816C6">
      <w:pPr>
        <w:ind w:left="360"/>
        <w:jc w:val="both"/>
        <w:rPr>
          <w:b/>
          <w:szCs w:val="24"/>
        </w:rPr>
      </w:pPr>
    </w:p>
    <w:p w14:paraId="53B933F6" w14:textId="77777777" w:rsidR="00CC2436" w:rsidRPr="000E70FE" w:rsidRDefault="00CC2436" w:rsidP="000816C6">
      <w:pPr>
        <w:numPr>
          <w:ilvl w:val="0"/>
          <w:numId w:val="43"/>
        </w:numPr>
        <w:jc w:val="both"/>
        <w:rPr>
          <w:szCs w:val="24"/>
        </w:rPr>
      </w:pPr>
      <w:r w:rsidRPr="000E70FE">
        <w:rPr>
          <w:szCs w:val="24"/>
        </w:rPr>
        <w:t>Stored inference results across time</w:t>
      </w:r>
    </w:p>
    <w:p w14:paraId="030B3957" w14:textId="77777777" w:rsidR="00CC2436" w:rsidRPr="000E70FE" w:rsidRDefault="00CC2436" w:rsidP="000816C6">
      <w:pPr>
        <w:numPr>
          <w:ilvl w:val="0"/>
          <w:numId w:val="43"/>
        </w:numPr>
        <w:jc w:val="both"/>
        <w:rPr>
          <w:szCs w:val="24"/>
        </w:rPr>
      </w:pPr>
      <w:r w:rsidRPr="000E70FE">
        <w:rPr>
          <w:szCs w:val="24"/>
        </w:rPr>
        <w:t>Quality metrics (usable window ratio, confidence)</w:t>
      </w:r>
    </w:p>
    <w:p w14:paraId="5891C66F" w14:textId="77777777" w:rsidR="00863728" w:rsidRPr="000E70FE" w:rsidRDefault="00863728" w:rsidP="000816C6">
      <w:pPr>
        <w:ind w:left="360"/>
        <w:jc w:val="both"/>
        <w:rPr>
          <w:szCs w:val="24"/>
        </w:rPr>
      </w:pPr>
    </w:p>
    <w:p w14:paraId="60A37155" w14:textId="77777777" w:rsidR="00CC2436" w:rsidRPr="000E70FE" w:rsidRDefault="00CC2436" w:rsidP="000816C6">
      <w:pPr>
        <w:ind w:left="360"/>
        <w:jc w:val="both"/>
        <w:rPr>
          <w:b/>
          <w:szCs w:val="24"/>
        </w:rPr>
      </w:pPr>
      <w:r w:rsidRPr="000E70FE">
        <w:rPr>
          <w:b/>
          <w:szCs w:val="24"/>
        </w:rPr>
        <w:t>Outputs</w:t>
      </w:r>
    </w:p>
    <w:p w14:paraId="3C1AF92B" w14:textId="77777777" w:rsidR="00863728" w:rsidRPr="000E70FE" w:rsidRDefault="00863728" w:rsidP="000816C6">
      <w:pPr>
        <w:ind w:left="360"/>
        <w:jc w:val="both"/>
        <w:rPr>
          <w:b/>
          <w:szCs w:val="24"/>
        </w:rPr>
      </w:pPr>
    </w:p>
    <w:p w14:paraId="793FA298" w14:textId="77777777" w:rsidR="00CC2436" w:rsidRPr="000E70FE" w:rsidRDefault="00CC2436" w:rsidP="000816C6">
      <w:pPr>
        <w:numPr>
          <w:ilvl w:val="0"/>
          <w:numId w:val="44"/>
        </w:numPr>
        <w:jc w:val="both"/>
        <w:rPr>
          <w:szCs w:val="24"/>
        </w:rPr>
      </w:pPr>
      <w:r w:rsidRPr="000E70FE">
        <w:rPr>
          <w:szCs w:val="24"/>
        </w:rPr>
        <w:t>Trend summaries (daily/weekly)</w:t>
      </w:r>
    </w:p>
    <w:p w14:paraId="194D9476" w14:textId="77777777" w:rsidR="00CC2436" w:rsidRPr="000E70FE" w:rsidRDefault="00CC2436" w:rsidP="000816C6">
      <w:pPr>
        <w:numPr>
          <w:ilvl w:val="0"/>
          <w:numId w:val="44"/>
        </w:numPr>
        <w:jc w:val="both"/>
        <w:rPr>
          <w:szCs w:val="24"/>
        </w:rPr>
      </w:pPr>
      <w:r w:rsidRPr="000E70FE">
        <w:rPr>
          <w:szCs w:val="24"/>
        </w:rPr>
        <w:t>Alerts with severity (Info/Warning/Critical)</w:t>
      </w:r>
    </w:p>
    <w:p w14:paraId="5045346E" w14:textId="77777777" w:rsidR="00CC2436" w:rsidRPr="000E70FE" w:rsidRDefault="00CC2436" w:rsidP="000816C6">
      <w:pPr>
        <w:numPr>
          <w:ilvl w:val="0"/>
          <w:numId w:val="44"/>
        </w:numPr>
        <w:jc w:val="both"/>
        <w:rPr>
          <w:szCs w:val="24"/>
        </w:rPr>
      </w:pPr>
      <w:r w:rsidRPr="000E70FE">
        <w:rPr>
          <w:szCs w:val="24"/>
        </w:rPr>
        <w:t>Insight messages for the mobile UI</w:t>
      </w:r>
    </w:p>
    <w:p w14:paraId="2E1D595F" w14:textId="77777777" w:rsidR="00863728" w:rsidRPr="000E70FE" w:rsidRDefault="00863728" w:rsidP="000816C6">
      <w:pPr>
        <w:ind w:left="360"/>
        <w:jc w:val="both"/>
        <w:rPr>
          <w:szCs w:val="24"/>
        </w:rPr>
      </w:pPr>
    </w:p>
    <w:p w14:paraId="09F93755" w14:textId="77777777" w:rsidR="00CC2436" w:rsidRPr="000E70FE" w:rsidRDefault="00CC2436" w:rsidP="000816C6">
      <w:pPr>
        <w:ind w:left="360"/>
        <w:jc w:val="both"/>
        <w:rPr>
          <w:b/>
          <w:szCs w:val="24"/>
        </w:rPr>
      </w:pPr>
      <w:r w:rsidRPr="000E70FE">
        <w:rPr>
          <w:b/>
          <w:szCs w:val="24"/>
        </w:rPr>
        <w:t>Core Functions</w:t>
      </w:r>
    </w:p>
    <w:p w14:paraId="3DC1C6B7" w14:textId="77777777" w:rsidR="00863728" w:rsidRPr="000E70FE" w:rsidRDefault="00863728" w:rsidP="000816C6">
      <w:pPr>
        <w:ind w:left="360"/>
        <w:jc w:val="both"/>
        <w:rPr>
          <w:b/>
          <w:szCs w:val="24"/>
        </w:rPr>
      </w:pPr>
    </w:p>
    <w:p w14:paraId="38CC636A" w14:textId="77777777" w:rsidR="00CC2436" w:rsidRPr="000E70FE" w:rsidRDefault="00CC2436" w:rsidP="000816C6">
      <w:pPr>
        <w:numPr>
          <w:ilvl w:val="0"/>
          <w:numId w:val="45"/>
        </w:numPr>
        <w:jc w:val="both"/>
        <w:rPr>
          <w:szCs w:val="24"/>
        </w:rPr>
      </w:pPr>
      <w:r w:rsidRPr="000E70FE">
        <w:rPr>
          <w:b/>
          <w:szCs w:val="24"/>
        </w:rPr>
        <w:t>Aggregation</w:t>
      </w:r>
    </w:p>
    <w:p w14:paraId="39B03C9E" w14:textId="77777777" w:rsidR="00863728" w:rsidRPr="000E70FE" w:rsidRDefault="00863728" w:rsidP="000816C6">
      <w:pPr>
        <w:ind w:left="720"/>
        <w:jc w:val="both"/>
        <w:rPr>
          <w:szCs w:val="24"/>
        </w:rPr>
      </w:pPr>
    </w:p>
    <w:p w14:paraId="140EA171" w14:textId="77777777" w:rsidR="00CC2436" w:rsidRPr="000E70FE" w:rsidRDefault="00CC2436" w:rsidP="000816C6">
      <w:pPr>
        <w:numPr>
          <w:ilvl w:val="1"/>
          <w:numId w:val="45"/>
        </w:numPr>
        <w:jc w:val="both"/>
        <w:rPr>
          <w:szCs w:val="24"/>
        </w:rPr>
      </w:pPr>
      <w:r w:rsidRPr="000E70FE">
        <w:rPr>
          <w:szCs w:val="24"/>
        </w:rPr>
        <w:t>Mean/min/max/variance by day and week.</w:t>
      </w:r>
    </w:p>
    <w:p w14:paraId="11EA6A3D" w14:textId="2DE5C5FD" w:rsidR="00CC2436" w:rsidRPr="000E70FE" w:rsidRDefault="00CC2436" w:rsidP="000816C6">
      <w:pPr>
        <w:numPr>
          <w:ilvl w:val="1"/>
          <w:numId w:val="45"/>
        </w:numPr>
        <w:jc w:val="both"/>
        <w:rPr>
          <w:szCs w:val="24"/>
        </w:rPr>
      </w:pPr>
      <w:r w:rsidRPr="000E70FE">
        <w:rPr>
          <w:szCs w:val="24"/>
        </w:rPr>
        <w:t>Handles missing days and uneven sampling.</w:t>
      </w:r>
    </w:p>
    <w:p w14:paraId="0CE835AA" w14:textId="77777777" w:rsidR="00863728" w:rsidRPr="000E70FE" w:rsidRDefault="00863728" w:rsidP="000816C6">
      <w:pPr>
        <w:jc w:val="both"/>
        <w:rPr>
          <w:szCs w:val="24"/>
        </w:rPr>
      </w:pPr>
    </w:p>
    <w:p w14:paraId="087236E3" w14:textId="77777777" w:rsidR="00CC2436" w:rsidRPr="000E70FE" w:rsidRDefault="00CC2436" w:rsidP="000816C6">
      <w:pPr>
        <w:numPr>
          <w:ilvl w:val="0"/>
          <w:numId w:val="45"/>
        </w:numPr>
        <w:jc w:val="both"/>
        <w:rPr>
          <w:szCs w:val="24"/>
        </w:rPr>
      </w:pPr>
      <w:r w:rsidRPr="000E70FE">
        <w:rPr>
          <w:b/>
          <w:szCs w:val="24"/>
        </w:rPr>
        <w:t>Trend Detection</w:t>
      </w:r>
    </w:p>
    <w:p w14:paraId="429B5CDC" w14:textId="77777777" w:rsidR="00863728" w:rsidRPr="000E70FE" w:rsidRDefault="00863728" w:rsidP="000816C6">
      <w:pPr>
        <w:ind w:left="360"/>
        <w:jc w:val="both"/>
        <w:rPr>
          <w:szCs w:val="24"/>
        </w:rPr>
      </w:pPr>
    </w:p>
    <w:p w14:paraId="20B063E1" w14:textId="77777777" w:rsidR="00CC2436" w:rsidRPr="000E70FE" w:rsidRDefault="00CC2436" w:rsidP="000816C6">
      <w:pPr>
        <w:numPr>
          <w:ilvl w:val="1"/>
          <w:numId w:val="45"/>
        </w:numPr>
        <w:jc w:val="both"/>
        <w:rPr>
          <w:szCs w:val="24"/>
        </w:rPr>
      </w:pPr>
      <w:r w:rsidRPr="000E70FE">
        <w:rPr>
          <w:szCs w:val="24"/>
        </w:rPr>
        <w:t>Moving average + slope estimation.</w:t>
      </w:r>
    </w:p>
    <w:p w14:paraId="29F4782B" w14:textId="77777777" w:rsidR="00CC2436" w:rsidRPr="000E70FE" w:rsidRDefault="00CC2436" w:rsidP="000816C6">
      <w:pPr>
        <w:numPr>
          <w:ilvl w:val="1"/>
          <w:numId w:val="45"/>
        </w:numPr>
        <w:jc w:val="both"/>
        <w:rPr>
          <w:szCs w:val="24"/>
        </w:rPr>
      </w:pPr>
      <w:r w:rsidRPr="000E70FE">
        <w:rPr>
          <w:szCs w:val="24"/>
        </w:rPr>
        <w:t>Change-point detection (optional).</w:t>
      </w:r>
    </w:p>
    <w:p w14:paraId="6925A2FE" w14:textId="42DD19C2" w:rsidR="00863728" w:rsidRPr="000E70FE" w:rsidRDefault="00CC2436" w:rsidP="000816C6">
      <w:pPr>
        <w:numPr>
          <w:ilvl w:val="1"/>
          <w:numId w:val="45"/>
        </w:numPr>
        <w:jc w:val="both"/>
        <w:rPr>
          <w:szCs w:val="24"/>
        </w:rPr>
      </w:pPr>
      <w:r w:rsidRPr="000E70FE">
        <w:rPr>
          <w:szCs w:val="24"/>
        </w:rPr>
        <w:t>Considers quality weights (ignores low-trust results).</w:t>
      </w:r>
    </w:p>
    <w:p w14:paraId="459F8296" w14:textId="77777777" w:rsidR="00863728" w:rsidRPr="000E70FE" w:rsidRDefault="00863728" w:rsidP="000816C6">
      <w:pPr>
        <w:jc w:val="both"/>
        <w:rPr>
          <w:szCs w:val="24"/>
        </w:rPr>
      </w:pPr>
    </w:p>
    <w:p w14:paraId="43D87706" w14:textId="77777777" w:rsidR="00CC2436" w:rsidRPr="000E70FE" w:rsidRDefault="00CC2436" w:rsidP="000816C6">
      <w:pPr>
        <w:numPr>
          <w:ilvl w:val="0"/>
          <w:numId w:val="45"/>
        </w:numPr>
        <w:jc w:val="both"/>
        <w:rPr>
          <w:szCs w:val="24"/>
        </w:rPr>
      </w:pPr>
      <w:r w:rsidRPr="000E70FE">
        <w:rPr>
          <w:b/>
          <w:szCs w:val="24"/>
        </w:rPr>
        <w:t>Alert Generation</w:t>
      </w:r>
    </w:p>
    <w:p w14:paraId="224F80B0" w14:textId="77777777" w:rsidR="00863728" w:rsidRPr="000E70FE" w:rsidRDefault="00863728" w:rsidP="000816C6">
      <w:pPr>
        <w:ind w:left="360"/>
        <w:jc w:val="both"/>
        <w:rPr>
          <w:szCs w:val="24"/>
        </w:rPr>
      </w:pPr>
    </w:p>
    <w:p w14:paraId="625AEA15" w14:textId="77777777" w:rsidR="00CC2436" w:rsidRPr="000E70FE" w:rsidRDefault="00CC2436" w:rsidP="000816C6">
      <w:pPr>
        <w:numPr>
          <w:ilvl w:val="1"/>
          <w:numId w:val="45"/>
        </w:numPr>
        <w:jc w:val="both"/>
        <w:rPr>
          <w:szCs w:val="24"/>
        </w:rPr>
      </w:pPr>
      <w:r w:rsidRPr="000E70FE">
        <w:rPr>
          <w:szCs w:val="24"/>
        </w:rPr>
        <w:t>Triggers based on sustained abnormal patterns.</w:t>
      </w:r>
    </w:p>
    <w:p w14:paraId="54D31DB7" w14:textId="77777777" w:rsidR="00CC2436" w:rsidRPr="000E70FE" w:rsidRDefault="00CC2436" w:rsidP="000816C6">
      <w:pPr>
        <w:numPr>
          <w:ilvl w:val="1"/>
          <w:numId w:val="45"/>
        </w:numPr>
        <w:jc w:val="both"/>
        <w:rPr>
          <w:szCs w:val="24"/>
        </w:rPr>
      </w:pPr>
      <w:r w:rsidRPr="000E70FE">
        <w:rPr>
          <w:szCs w:val="24"/>
        </w:rPr>
        <w:t>Produces recommended action wording (e.g., “Consider consulting a clinician…”).</w:t>
      </w:r>
    </w:p>
    <w:p w14:paraId="234D25A5" w14:textId="77777777" w:rsidR="00863728" w:rsidRPr="000E70FE" w:rsidRDefault="00863728" w:rsidP="000816C6">
      <w:pPr>
        <w:jc w:val="both"/>
        <w:rPr>
          <w:szCs w:val="24"/>
        </w:rPr>
      </w:pPr>
    </w:p>
    <w:p w14:paraId="4227D983" w14:textId="77777777" w:rsidR="00CC2436" w:rsidRPr="000E70FE" w:rsidRDefault="00CC2436" w:rsidP="000816C6">
      <w:pPr>
        <w:ind w:left="360"/>
        <w:jc w:val="both"/>
        <w:rPr>
          <w:b/>
          <w:szCs w:val="24"/>
        </w:rPr>
      </w:pPr>
      <w:r w:rsidRPr="000E70FE">
        <w:rPr>
          <w:b/>
          <w:szCs w:val="24"/>
        </w:rPr>
        <w:t>Design Considerations</w:t>
      </w:r>
    </w:p>
    <w:p w14:paraId="4E954BB9" w14:textId="77777777" w:rsidR="00863728" w:rsidRPr="000E70FE" w:rsidRDefault="00863728" w:rsidP="000816C6">
      <w:pPr>
        <w:ind w:left="360"/>
        <w:jc w:val="both"/>
        <w:rPr>
          <w:b/>
          <w:szCs w:val="24"/>
        </w:rPr>
      </w:pPr>
    </w:p>
    <w:p w14:paraId="0DD03CE0" w14:textId="77777777" w:rsidR="00CC2436" w:rsidRPr="000E70FE" w:rsidRDefault="00CC2436" w:rsidP="000816C6">
      <w:pPr>
        <w:numPr>
          <w:ilvl w:val="0"/>
          <w:numId w:val="46"/>
        </w:numPr>
        <w:jc w:val="both"/>
        <w:rPr>
          <w:szCs w:val="24"/>
        </w:rPr>
      </w:pPr>
      <w:r w:rsidRPr="000E70FE">
        <w:rPr>
          <w:szCs w:val="24"/>
        </w:rPr>
        <w:t>Must avoid false alarms by using quality-weighted logic.</w:t>
      </w:r>
    </w:p>
    <w:p w14:paraId="08BC1F64" w14:textId="77777777" w:rsidR="00CC2436" w:rsidRPr="000E70FE" w:rsidRDefault="00CC2436" w:rsidP="000816C6">
      <w:pPr>
        <w:numPr>
          <w:ilvl w:val="0"/>
          <w:numId w:val="46"/>
        </w:numPr>
        <w:jc w:val="both"/>
        <w:rPr>
          <w:szCs w:val="24"/>
        </w:rPr>
      </w:pPr>
      <w:r w:rsidRPr="000E70FE">
        <w:rPr>
          <w:szCs w:val="24"/>
        </w:rPr>
        <w:t>Alerts must be phrased as guidance, not diagnosis.</w:t>
      </w:r>
    </w:p>
    <w:p w14:paraId="340CF3C7" w14:textId="77777777" w:rsidR="00CC2436" w:rsidRPr="000E70FE" w:rsidRDefault="00CC2436" w:rsidP="000816C6">
      <w:pPr>
        <w:numPr>
          <w:ilvl w:val="0"/>
          <w:numId w:val="46"/>
        </w:numPr>
        <w:jc w:val="both"/>
        <w:rPr>
          <w:szCs w:val="24"/>
        </w:rPr>
      </w:pPr>
      <w:r w:rsidRPr="000E70FE">
        <w:rPr>
          <w:szCs w:val="24"/>
        </w:rPr>
        <w:t>Trend computations should be transparent and explainable.</w:t>
      </w:r>
    </w:p>
    <w:p w14:paraId="34655F75" w14:textId="77777777" w:rsidR="00E01B89" w:rsidRPr="000E70FE" w:rsidRDefault="00E01B89" w:rsidP="000816C6">
      <w:pPr>
        <w:ind w:left="360"/>
        <w:jc w:val="both"/>
        <w:rPr>
          <w:szCs w:val="24"/>
        </w:rPr>
      </w:pPr>
    </w:p>
    <w:p w14:paraId="3AE22ED5" w14:textId="77777777" w:rsidR="00863728" w:rsidRPr="000E70FE" w:rsidRDefault="00863728" w:rsidP="000816C6">
      <w:pPr>
        <w:ind w:left="360"/>
        <w:jc w:val="both"/>
        <w:rPr>
          <w:szCs w:val="24"/>
        </w:rPr>
      </w:pPr>
    </w:p>
    <w:p w14:paraId="28DB0840" w14:textId="77777777" w:rsidR="00863728" w:rsidRPr="000E70FE" w:rsidRDefault="00863728" w:rsidP="000816C6">
      <w:pPr>
        <w:ind w:left="360"/>
        <w:jc w:val="both"/>
        <w:rPr>
          <w:szCs w:val="24"/>
        </w:rPr>
      </w:pPr>
    </w:p>
    <w:p w14:paraId="05FE8EA1" w14:textId="77777777" w:rsidR="00863728" w:rsidRPr="000E70FE" w:rsidRDefault="00863728" w:rsidP="000816C6">
      <w:pPr>
        <w:ind w:left="360"/>
        <w:jc w:val="both"/>
        <w:rPr>
          <w:szCs w:val="24"/>
        </w:rPr>
      </w:pPr>
    </w:p>
    <w:p w14:paraId="73533C36" w14:textId="77777777" w:rsidR="00C369AB" w:rsidRPr="000E70FE" w:rsidRDefault="00C369AB" w:rsidP="000816C6">
      <w:pPr>
        <w:jc w:val="both"/>
        <w:rPr>
          <w:szCs w:val="24"/>
        </w:rPr>
      </w:pPr>
    </w:p>
    <w:p w14:paraId="3BD862E9" w14:textId="7C49A66F" w:rsidR="00CB42E3" w:rsidRPr="000E70FE" w:rsidRDefault="00A90054" w:rsidP="000816C6">
      <w:pPr>
        <w:pStyle w:val="Heading1"/>
        <w:jc w:val="both"/>
        <w:rPr>
          <w:szCs w:val="24"/>
        </w:rPr>
      </w:pPr>
      <w:bookmarkStart w:id="16" w:name="_Toc218201397"/>
      <w:r w:rsidRPr="000E70FE">
        <w:rPr>
          <w:szCs w:val="24"/>
        </w:rPr>
        <w:t xml:space="preserve">5. </w:t>
      </w:r>
      <w:r w:rsidR="00B65BFE" w:rsidRPr="000E70FE">
        <w:rPr>
          <w:szCs w:val="24"/>
        </w:rPr>
        <w:t>References</w:t>
      </w:r>
      <w:bookmarkEnd w:id="16"/>
    </w:p>
    <w:p w14:paraId="25041645" w14:textId="77777777" w:rsidR="00863728" w:rsidRPr="000E70FE" w:rsidRDefault="00863728" w:rsidP="000816C6">
      <w:pPr>
        <w:jc w:val="both"/>
        <w:rPr>
          <w:szCs w:val="24"/>
          <w:lang w:val="en-US"/>
        </w:rPr>
      </w:pPr>
    </w:p>
    <w:p w14:paraId="4C85C654" w14:textId="215EB2A9" w:rsidR="00863728" w:rsidRPr="000E70FE" w:rsidRDefault="00AB61C9" w:rsidP="000816C6">
      <w:pPr>
        <w:numPr>
          <w:ilvl w:val="0"/>
          <w:numId w:val="53"/>
        </w:numPr>
        <w:jc w:val="both"/>
        <w:rPr>
          <w:szCs w:val="24"/>
          <w:lang w:val="tr-TR"/>
        </w:rPr>
      </w:pPr>
      <w:r w:rsidRPr="00AB61C9">
        <w:rPr>
          <w:szCs w:val="24"/>
        </w:rPr>
        <w:t xml:space="preserve">R. Mukkamala </w:t>
      </w:r>
      <w:r w:rsidRPr="00AB61C9">
        <w:rPr>
          <w:i/>
          <w:iCs/>
          <w:szCs w:val="24"/>
        </w:rPr>
        <w:t>et al.</w:t>
      </w:r>
      <w:r w:rsidRPr="00AB61C9">
        <w:rPr>
          <w:szCs w:val="24"/>
        </w:rPr>
        <w:t xml:space="preserve">, “Toward ubiquitous blood pressure monitoring via pulse transit time: Theory and practice,” </w:t>
      </w:r>
      <w:r w:rsidRPr="00AB61C9">
        <w:rPr>
          <w:i/>
          <w:iCs/>
          <w:szCs w:val="24"/>
        </w:rPr>
        <w:t>IEEE Transactions on Biomedical Engineering</w:t>
      </w:r>
      <w:r w:rsidRPr="00AB61C9">
        <w:rPr>
          <w:szCs w:val="24"/>
        </w:rPr>
        <w:t>, vol. 62, no. 8, pp. 1879–1901, Aug. 2015.</w:t>
      </w:r>
    </w:p>
    <w:p w14:paraId="4316688C" w14:textId="6991601C" w:rsidR="00863728" w:rsidRPr="000E70FE" w:rsidRDefault="00AB61C9" w:rsidP="000816C6">
      <w:pPr>
        <w:numPr>
          <w:ilvl w:val="0"/>
          <w:numId w:val="53"/>
        </w:numPr>
        <w:jc w:val="both"/>
        <w:rPr>
          <w:szCs w:val="24"/>
          <w:lang w:val="tr-TR"/>
        </w:rPr>
      </w:pPr>
      <w:r w:rsidRPr="00AB61C9">
        <w:rPr>
          <w:szCs w:val="24"/>
        </w:rPr>
        <w:t xml:space="preserve">P. Yousefian </w:t>
      </w:r>
      <w:r w:rsidRPr="00AB61C9">
        <w:rPr>
          <w:i/>
          <w:iCs/>
          <w:szCs w:val="24"/>
        </w:rPr>
        <w:t>et al.</w:t>
      </w:r>
      <w:r w:rsidRPr="00AB61C9">
        <w:rPr>
          <w:szCs w:val="24"/>
        </w:rPr>
        <w:t xml:space="preserve">, “Pulse transit time–pulse wave analysis fusion based on wearable wrist BCG for cuff-less blood pressure trend tracking,” </w:t>
      </w:r>
      <w:r w:rsidRPr="00AB61C9">
        <w:rPr>
          <w:i/>
          <w:iCs/>
          <w:szCs w:val="24"/>
        </w:rPr>
        <w:t>IEEE Access</w:t>
      </w:r>
      <w:r w:rsidRPr="00AB61C9">
        <w:rPr>
          <w:szCs w:val="24"/>
        </w:rPr>
        <w:t>, vol. 8, pp. 138077–138087, 2020</w:t>
      </w:r>
      <w:r w:rsidR="00863728" w:rsidRPr="000E70FE">
        <w:rPr>
          <w:szCs w:val="24"/>
          <w:lang w:val="tr-TR"/>
        </w:rPr>
        <w:t>.</w:t>
      </w:r>
    </w:p>
    <w:p w14:paraId="75129FBB" w14:textId="19A691BC" w:rsidR="00863728" w:rsidRPr="000E70FE" w:rsidRDefault="00AB61C9" w:rsidP="000816C6">
      <w:pPr>
        <w:pStyle w:val="NoSpacing"/>
        <w:numPr>
          <w:ilvl w:val="0"/>
          <w:numId w:val="53"/>
        </w:numPr>
        <w:jc w:val="both"/>
        <w:rPr>
          <w:szCs w:val="24"/>
        </w:rPr>
      </w:pPr>
      <w:r w:rsidRPr="00AB61C9">
        <w:rPr>
          <w:szCs w:val="24"/>
        </w:rPr>
        <w:t xml:space="preserve">T. Chen and C. </w:t>
      </w:r>
      <w:proofErr w:type="spellStart"/>
      <w:r w:rsidRPr="00AB61C9">
        <w:rPr>
          <w:szCs w:val="24"/>
        </w:rPr>
        <w:t>Guestrin</w:t>
      </w:r>
      <w:proofErr w:type="spellEnd"/>
      <w:r w:rsidRPr="00AB61C9">
        <w:rPr>
          <w:szCs w:val="24"/>
        </w:rPr>
        <w:t>, “</w:t>
      </w:r>
      <w:proofErr w:type="spellStart"/>
      <w:r w:rsidRPr="00AB61C9">
        <w:rPr>
          <w:szCs w:val="24"/>
        </w:rPr>
        <w:t>XGBoost</w:t>
      </w:r>
      <w:proofErr w:type="spellEnd"/>
      <w:r w:rsidRPr="00AB61C9">
        <w:rPr>
          <w:szCs w:val="24"/>
        </w:rPr>
        <w:t xml:space="preserve">: A scalable tree boosting system,” in </w:t>
      </w:r>
      <w:r w:rsidRPr="00AB61C9">
        <w:rPr>
          <w:i/>
          <w:iCs/>
          <w:szCs w:val="24"/>
        </w:rPr>
        <w:t>Proceedings of the 22nd ACM SIGKDD International Conference on Knowledge Discovery and Data Mining (KDD)</w:t>
      </w:r>
      <w:r w:rsidRPr="00AB61C9">
        <w:rPr>
          <w:szCs w:val="24"/>
        </w:rPr>
        <w:t>, San Francisco, CA, USA, 2016, pp. 785–794</w:t>
      </w:r>
      <w:r w:rsidR="00863728" w:rsidRPr="000E70FE">
        <w:rPr>
          <w:szCs w:val="24"/>
        </w:rPr>
        <w:t>.</w:t>
      </w:r>
    </w:p>
    <w:p w14:paraId="6FB04394" w14:textId="09AB402E" w:rsidR="00863728" w:rsidRPr="00AB61C9" w:rsidRDefault="00AB61C9" w:rsidP="000816C6">
      <w:pPr>
        <w:pStyle w:val="ListParagraph"/>
        <w:numPr>
          <w:ilvl w:val="0"/>
          <w:numId w:val="53"/>
        </w:numPr>
        <w:jc w:val="both"/>
        <w:rPr>
          <w:szCs w:val="24"/>
          <w:lang w:val="tr-TR"/>
        </w:rPr>
      </w:pPr>
      <w:r w:rsidRPr="00AB61C9">
        <w:rPr>
          <w:szCs w:val="24"/>
        </w:rPr>
        <w:t xml:space="preserve">C. </w:t>
      </w:r>
      <w:proofErr w:type="spellStart"/>
      <w:r w:rsidRPr="00AB61C9">
        <w:rPr>
          <w:szCs w:val="24"/>
        </w:rPr>
        <w:t>Bentéjac</w:t>
      </w:r>
      <w:proofErr w:type="spellEnd"/>
      <w:r w:rsidRPr="00AB61C9">
        <w:rPr>
          <w:szCs w:val="24"/>
        </w:rPr>
        <w:t xml:space="preserve">, A. Csörgő, and G. Martínez-Muñoz, “A comparative analysis of </w:t>
      </w:r>
      <w:proofErr w:type="spellStart"/>
      <w:r w:rsidRPr="00AB61C9">
        <w:rPr>
          <w:szCs w:val="24"/>
        </w:rPr>
        <w:t>XGBoost</w:t>
      </w:r>
      <w:proofErr w:type="spellEnd"/>
      <w:r w:rsidRPr="00AB61C9">
        <w:rPr>
          <w:szCs w:val="24"/>
        </w:rPr>
        <w:t xml:space="preserve">,” </w:t>
      </w:r>
      <w:r w:rsidRPr="00AB61C9">
        <w:rPr>
          <w:i/>
          <w:iCs/>
          <w:szCs w:val="24"/>
        </w:rPr>
        <w:t>Pattern Recognition</w:t>
      </w:r>
      <w:r w:rsidRPr="00AB61C9">
        <w:rPr>
          <w:szCs w:val="24"/>
        </w:rPr>
        <w:t>, vol. 82, pp. 1–11, Oct. 2018.</w:t>
      </w:r>
    </w:p>
    <w:p w14:paraId="54B30FD2" w14:textId="11BB6A06" w:rsidR="00086D14" w:rsidRPr="000E70FE" w:rsidRDefault="00722120" w:rsidP="000816C6">
      <w:pPr>
        <w:pStyle w:val="ListParagraph"/>
        <w:numPr>
          <w:ilvl w:val="0"/>
          <w:numId w:val="53"/>
        </w:numPr>
        <w:jc w:val="both"/>
        <w:rPr>
          <w:szCs w:val="24"/>
          <w:lang w:val="tr-TR"/>
        </w:rPr>
      </w:pPr>
      <w:r w:rsidRPr="00722120">
        <w:rPr>
          <w:szCs w:val="24"/>
        </w:rPr>
        <w:t xml:space="preserve">C. </w:t>
      </w:r>
      <w:proofErr w:type="spellStart"/>
      <w:r w:rsidRPr="00722120">
        <w:rPr>
          <w:szCs w:val="24"/>
        </w:rPr>
        <w:t>Irer</w:t>
      </w:r>
      <w:proofErr w:type="spellEnd"/>
      <w:r w:rsidRPr="00722120">
        <w:rPr>
          <w:szCs w:val="24"/>
        </w:rPr>
        <w:t>, K. Aldemir, Z. D. Kartal, and M. G. Erdoğan, “</w:t>
      </w:r>
      <w:proofErr w:type="spellStart"/>
      <w:r w:rsidRPr="00722120">
        <w:rPr>
          <w:szCs w:val="24"/>
        </w:rPr>
        <w:t>BPSync</w:t>
      </w:r>
      <w:proofErr w:type="spellEnd"/>
      <w:r w:rsidRPr="00722120">
        <w:rPr>
          <w:szCs w:val="24"/>
        </w:rPr>
        <w:t xml:space="preserve">: Continuous blood pressure tracking via wearable sensor fusion and AI – Requirements specification document,” Senior Design Project, Yaşar University, İzmir, Türkiye, Rev. 1.0, Nov. </w:t>
      </w:r>
      <w:proofErr w:type="gramStart"/>
      <w:r w:rsidRPr="00722120">
        <w:rPr>
          <w:szCs w:val="24"/>
        </w:rPr>
        <w:t>2025.</w:t>
      </w:r>
      <w:r w:rsidR="00086D14" w:rsidRPr="000E70FE">
        <w:rPr>
          <w:szCs w:val="24"/>
          <w:lang w:val="tr-TR"/>
        </w:rPr>
        <w:t>.</w:t>
      </w:r>
      <w:proofErr w:type="gramEnd"/>
    </w:p>
    <w:p w14:paraId="3574FCD3" w14:textId="24DFFC08" w:rsidR="00CB42E3" w:rsidRPr="00863728" w:rsidRDefault="00CB42E3" w:rsidP="000816C6">
      <w:pPr>
        <w:pStyle w:val="ListParagraph"/>
        <w:jc w:val="both"/>
        <w:rPr>
          <w:sz w:val="22"/>
          <w:szCs w:val="22"/>
        </w:rPr>
      </w:pPr>
    </w:p>
    <w:sectPr w:rsidR="00CB42E3" w:rsidRPr="00863728" w:rsidSect="00640272">
      <w:footerReference w:type="default" r:id="rId16"/>
      <w:pgSz w:w="11906" w:h="16838" w:code="9"/>
      <w:pgMar w:top="1134" w:right="1134" w:bottom="1134" w:left="1134"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229B" w14:textId="77777777" w:rsidR="00957718" w:rsidRDefault="00957718">
      <w:r>
        <w:separator/>
      </w:r>
    </w:p>
  </w:endnote>
  <w:endnote w:type="continuationSeparator" w:id="0">
    <w:p w14:paraId="72D0C609" w14:textId="77777777" w:rsidR="00957718" w:rsidRDefault="00957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D8F4" w14:textId="7EB5945B" w:rsidR="00E3047B" w:rsidRPr="009E3E7C" w:rsidRDefault="00CD6567" w:rsidP="00A501A7">
    <w:pPr>
      <w:pStyle w:val="Footer"/>
      <w:rPr>
        <w:sz w:val="20"/>
      </w:rPr>
    </w:pPr>
    <w:proofErr w:type="spellStart"/>
    <w:r w:rsidRPr="009E3E7C">
      <w:rPr>
        <w:sz w:val="20"/>
      </w:rPr>
      <w:t>BPSync</w:t>
    </w:r>
    <w:proofErr w:type="spellEnd"/>
    <w:r w:rsidR="00A501A7" w:rsidRPr="009E3E7C">
      <w:rPr>
        <w:sz w:val="20"/>
      </w:rPr>
      <w:t xml:space="preserve"> DSD-v</w:t>
    </w:r>
    <w:r w:rsidR="00073082">
      <w:rPr>
        <w:sz w:val="20"/>
      </w:rPr>
      <w:t>2</w:t>
    </w:r>
    <w:r w:rsidR="00A501A7" w:rsidRPr="009E3E7C">
      <w:rPr>
        <w:sz w:val="20"/>
      </w:rPr>
      <w:t>.</w:t>
    </w:r>
    <w:r w:rsidR="00F24287">
      <w:rPr>
        <w:sz w:val="20"/>
      </w:rPr>
      <w:t>1</w:t>
    </w:r>
    <w:r w:rsidR="00A501A7" w:rsidRPr="009E3E7C">
      <w:rPr>
        <w:sz w:val="20"/>
      </w:rPr>
      <w:tab/>
    </w:r>
    <w:r w:rsidR="00A501A7" w:rsidRPr="009E3E7C">
      <w:rPr>
        <w:sz w:val="20"/>
      </w:rPr>
      <w:tab/>
    </w:r>
    <w:r w:rsidR="00A501A7" w:rsidRPr="009E3E7C">
      <w:rPr>
        <w:sz w:val="20"/>
      </w:rPr>
      <w:tab/>
    </w:r>
    <w:r w:rsidR="00E3047B" w:rsidRPr="009E3E7C">
      <w:rPr>
        <w:sz w:val="20"/>
      </w:rPr>
      <w:t xml:space="preserve">Page </w:t>
    </w:r>
    <w:r w:rsidR="00E3047B" w:rsidRPr="000C7B73">
      <w:rPr>
        <w:rStyle w:val="PageNumber"/>
        <w:sz w:val="20"/>
      </w:rPr>
      <w:fldChar w:fldCharType="begin"/>
    </w:r>
    <w:r w:rsidR="00E3047B" w:rsidRPr="000C7B73">
      <w:rPr>
        <w:rStyle w:val="PageNumber"/>
        <w:sz w:val="20"/>
      </w:rPr>
      <w:instrText xml:space="preserve"> PAGE </w:instrText>
    </w:r>
    <w:r w:rsidR="00E3047B" w:rsidRPr="000C7B73">
      <w:rPr>
        <w:rStyle w:val="PageNumber"/>
        <w:sz w:val="20"/>
      </w:rPr>
      <w:fldChar w:fldCharType="separate"/>
    </w:r>
    <w:r w:rsidR="005A2B95">
      <w:rPr>
        <w:rStyle w:val="PageNumber"/>
        <w:noProof/>
        <w:sz w:val="20"/>
      </w:rPr>
      <w:t>10</w:t>
    </w:r>
    <w:r w:rsidR="00E3047B" w:rsidRPr="000C7B73">
      <w:rPr>
        <w:rStyle w:val="PageNumber"/>
        <w:sz w:val="20"/>
      </w:rPr>
      <w:fldChar w:fldCharType="end"/>
    </w:r>
    <w:r w:rsidR="00E3047B" w:rsidRPr="000C7B73">
      <w:rPr>
        <w:rStyle w:val="PageNumber"/>
        <w:sz w:val="20"/>
      </w:rPr>
      <w:t xml:space="preserve"> </w:t>
    </w:r>
    <w:r w:rsidR="00EF719A" w:rsidRPr="009E3E7C">
      <w:rPr>
        <w:sz w:val="20"/>
      </w:rPr>
      <w:t xml:space="preserve">/ </w:t>
    </w:r>
    <w:r w:rsidR="00BC3EA5">
      <w:rPr>
        <w:sz w:val="20"/>
      </w:rPr>
      <w:t>2</w:t>
    </w:r>
    <w:r w:rsidR="00073082">
      <w:rPr>
        <w:sz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D45E" w14:textId="77777777" w:rsidR="00957718" w:rsidRDefault="00957718">
      <w:r>
        <w:separator/>
      </w:r>
    </w:p>
  </w:footnote>
  <w:footnote w:type="continuationSeparator" w:id="0">
    <w:p w14:paraId="1E0BAE8E" w14:textId="77777777" w:rsidR="00957718" w:rsidRDefault="00957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C87"/>
    <w:multiLevelType w:val="multilevel"/>
    <w:tmpl w:val="1DD02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55A9A"/>
    <w:multiLevelType w:val="multilevel"/>
    <w:tmpl w:val="10E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37B53"/>
    <w:multiLevelType w:val="multilevel"/>
    <w:tmpl w:val="E6F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021BF"/>
    <w:multiLevelType w:val="multilevel"/>
    <w:tmpl w:val="BB5E8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C550A"/>
    <w:multiLevelType w:val="multilevel"/>
    <w:tmpl w:val="69100CFE"/>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B037C09"/>
    <w:multiLevelType w:val="hybridMultilevel"/>
    <w:tmpl w:val="8E76C0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D9B7A0F"/>
    <w:multiLevelType w:val="multilevel"/>
    <w:tmpl w:val="A2D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66362"/>
    <w:multiLevelType w:val="hybridMultilevel"/>
    <w:tmpl w:val="BFBE8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F17C09"/>
    <w:multiLevelType w:val="hybridMultilevel"/>
    <w:tmpl w:val="10249B24"/>
    <w:lvl w:ilvl="0" w:tplc="5298295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692697"/>
    <w:multiLevelType w:val="hybridMultilevel"/>
    <w:tmpl w:val="5C8C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50678"/>
    <w:multiLevelType w:val="multilevel"/>
    <w:tmpl w:val="B72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D1C46"/>
    <w:multiLevelType w:val="multilevel"/>
    <w:tmpl w:val="9F38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F672E"/>
    <w:multiLevelType w:val="multilevel"/>
    <w:tmpl w:val="338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53D8A"/>
    <w:multiLevelType w:val="hybridMultilevel"/>
    <w:tmpl w:val="48F6880E"/>
    <w:lvl w:ilvl="0" w:tplc="34FAAE1C">
      <w:start w:val="1"/>
      <w:numFmt w:val="bullet"/>
      <w:lvlText w:val=""/>
      <w:lvlJc w:val="left"/>
      <w:pPr>
        <w:ind w:left="720" w:hanging="360"/>
      </w:pPr>
      <w:rPr>
        <w:rFonts w:ascii="Symbol" w:hAnsi="Symbo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7405F6E"/>
    <w:multiLevelType w:val="multilevel"/>
    <w:tmpl w:val="9FE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C10B1"/>
    <w:multiLevelType w:val="multilevel"/>
    <w:tmpl w:val="15E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E7917"/>
    <w:multiLevelType w:val="multilevel"/>
    <w:tmpl w:val="60F4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37A1F"/>
    <w:multiLevelType w:val="multilevel"/>
    <w:tmpl w:val="8F3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452E9"/>
    <w:multiLevelType w:val="multilevel"/>
    <w:tmpl w:val="1F0C5016"/>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405AC1"/>
    <w:multiLevelType w:val="multilevel"/>
    <w:tmpl w:val="D05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872DF"/>
    <w:multiLevelType w:val="multilevel"/>
    <w:tmpl w:val="61F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F2B80"/>
    <w:multiLevelType w:val="multilevel"/>
    <w:tmpl w:val="31A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7293A"/>
    <w:multiLevelType w:val="multilevel"/>
    <w:tmpl w:val="A0D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E409F"/>
    <w:multiLevelType w:val="multilevel"/>
    <w:tmpl w:val="CD1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A4302"/>
    <w:multiLevelType w:val="multilevel"/>
    <w:tmpl w:val="0A9EC0BA"/>
    <w:lvl w:ilvl="0">
      <w:start w:val="1"/>
      <w:numFmt w:val="decimal"/>
      <w:lvlText w:val="%1."/>
      <w:lvlJc w:val="left"/>
      <w:pPr>
        <w:ind w:left="360" w:hanging="360"/>
      </w:pPr>
      <w:rPr>
        <w:rFonts w:hint="default"/>
        <w:b/>
        <w:bCs/>
      </w:rPr>
    </w:lvl>
    <w:lvl w:ilvl="1">
      <w:start w:val="5"/>
      <w:numFmt w:val="decimal"/>
      <w:isLgl/>
      <w:lvlText w:val="%1.%2"/>
      <w:lvlJc w:val="left"/>
      <w:pPr>
        <w:ind w:left="436" w:hanging="360"/>
      </w:pPr>
      <w:rPr>
        <w:rFonts w:hint="default"/>
      </w:rPr>
    </w:lvl>
    <w:lvl w:ilvl="2">
      <w:start w:val="1"/>
      <w:numFmt w:val="decimal"/>
      <w:isLgl/>
      <w:lvlText w:val="%1.%2.%3"/>
      <w:lvlJc w:val="left"/>
      <w:pPr>
        <w:ind w:left="872" w:hanging="720"/>
      </w:pPr>
      <w:rPr>
        <w:rFonts w:hint="default"/>
      </w:rPr>
    </w:lvl>
    <w:lvl w:ilvl="3">
      <w:start w:val="1"/>
      <w:numFmt w:val="decimal"/>
      <w:isLgl/>
      <w:lvlText w:val="%1.%2.%3.%4"/>
      <w:lvlJc w:val="left"/>
      <w:pPr>
        <w:ind w:left="948" w:hanging="720"/>
      </w:pPr>
      <w:rPr>
        <w:rFonts w:hint="default"/>
      </w:rPr>
    </w:lvl>
    <w:lvl w:ilvl="4">
      <w:start w:val="1"/>
      <w:numFmt w:val="decimal"/>
      <w:isLgl/>
      <w:lvlText w:val="%1.%2.%3.%4.%5"/>
      <w:lvlJc w:val="left"/>
      <w:pPr>
        <w:ind w:left="1384" w:hanging="1080"/>
      </w:pPr>
      <w:rPr>
        <w:rFonts w:hint="default"/>
      </w:rPr>
    </w:lvl>
    <w:lvl w:ilvl="5">
      <w:start w:val="1"/>
      <w:numFmt w:val="decimal"/>
      <w:isLgl/>
      <w:lvlText w:val="%1.%2.%3.%4.%5.%6"/>
      <w:lvlJc w:val="left"/>
      <w:pPr>
        <w:ind w:left="1460" w:hanging="1080"/>
      </w:pPr>
      <w:rPr>
        <w:rFonts w:hint="default"/>
      </w:rPr>
    </w:lvl>
    <w:lvl w:ilvl="6">
      <w:start w:val="1"/>
      <w:numFmt w:val="decimal"/>
      <w:isLgl/>
      <w:lvlText w:val="%1.%2.%3.%4.%5.%6.%7"/>
      <w:lvlJc w:val="left"/>
      <w:pPr>
        <w:ind w:left="1896" w:hanging="1440"/>
      </w:pPr>
      <w:rPr>
        <w:rFonts w:hint="default"/>
      </w:rPr>
    </w:lvl>
    <w:lvl w:ilvl="7">
      <w:start w:val="1"/>
      <w:numFmt w:val="decimal"/>
      <w:isLgl/>
      <w:lvlText w:val="%1.%2.%3.%4.%5.%6.%7.%8"/>
      <w:lvlJc w:val="left"/>
      <w:pPr>
        <w:ind w:left="1972" w:hanging="1440"/>
      </w:pPr>
      <w:rPr>
        <w:rFonts w:hint="default"/>
      </w:rPr>
    </w:lvl>
    <w:lvl w:ilvl="8">
      <w:start w:val="1"/>
      <w:numFmt w:val="decimal"/>
      <w:isLgl/>
      <w:lvlText w:val="%1.%2.%3.%4.%5.%6.%7.%8.%9"/>
      <w:lvlJc w:val="left"/>
      <w:pPr>
        <w:ind w:left="2048" w:hanging="1440"/>
      </w:pPr>
      <w:rPr>
        <w:rFonts w:hint="default"/>
      </w:rPr>
    </w:lvl>
  </w:abstractNum>
  <w:abstractNum w:abstractNumId="25" w15:restartNumberingAfterBreak="0">
    <w:nsid w:val="4C465F30"/>
    <w:multiLevelType w:val="multilevel"/>
    <w:tmpl w:val="EEF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520FB"/>
    <w:multiLevelType w:val="multilevel"/>
    <w:tmpl w:val="FC9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E066A"/>
    <w:multiLevelType w:val="multilevel"/>
    <w:tmpl w:val="95F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1119B"/>
    <w:multiLevelType w:val="multilevel"/>
    <w:tmpl w:val="194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7332F"/>
    <w:multiLevelType w:val="multilevel"/>
    <w:tmpl w:val="88B2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9254B"/>
    <w:multiLevelType w:val="multilevel"/>
    <w:tmpl w:val="B04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37777"/>
    <w:multiLevelType w:val="multilevel"/>
    <w:tmpl w:val="A7C80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71A35"/>
    <w:multiLevelType w:val="hybridMultilevel"/>
    <w:tmpl w:val="4B5A12FA"/>
    <w:lvl w:ilvl="0" w:tplc="34FAAE1C">
      <w:start w:val="1"/>
      <w:numFmt w:val="bullet"/>
      <w:lvlText w:val=""/>
      <w:lvlJc w:val="left"/>
      <w:pPr>
        <w:ind w:left="720" w:hanging="360"/>
      </w:pPr>
      <w:rPr>
        <w:rFonts w:ascii="Symbol" w:hAnsi="Symbo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7327004"/>
    <w:multiLevelType w:val="multilevel"/>
    <w:tmpl w:val="49D2941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875ABE"/>
    <w:multiLevelType w:val="multilevel"/>
    <w:tmpl w:val="F2ECF0D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C3EEF"/>
    <w:multiLevelType w:val="multilevel"/>
    <w:tmpl w:val="177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1447D"/>
    <w:multiLevelType w:val="multilevel"/>
    <w:tmpl w:val="72D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D16BB"/>
    <w:multiLevelType w:val="multilevel"/>
    <w:tmpl w:val="796ED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413FD4"/>
    <w:multiLevelType w:val="multilevel"/>
    <w:tmpl w:val="DA2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67097"/>
    <w:multiLevelType w:val="multilevel"/>
    <w:tmpl w:val="1B8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343A0"/>
    <w:multiLevelType w:val="multilevel"/>
    <w:tmpl w:val="0F1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4090D"/>
    <w:multiLevelType w:val="hybridMultilevel"/>
    <w:tmpl w:val="BFCEE3E6"/>
    <w:lvl w:ilvl="0" w:tplc="34FAAE1C">
      <w:start w:val="1"/>
      <w:numFmt w:val="bullet"/>
      <w:lvlText w:val=""/>
      <w:lvlJc w:val="left"/>
      <w:pPr>
        <w:ind w:left="720" w:hanging="360"/>
      </w:pPr>
      <w:rPr>
        <w:rFonts w:ascii="Symbol" w:hAnsi="Symbo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6318639A"/>
    <w:multiLevelType w:val="hybridMultilevel"/>
    <w:tmpl w:val="A2FC3F0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3" w15:restartNumberingAfterBreak="0">
    <w:nsid w:val="63A04F85"/>
    <w:multiLevelType w:val="multilevel"/>
    <w:tmpl w:val="CFA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748EB"/>
    <w:multiLevelType w:val="multilevel"/>
    <w:tmpl w:val="CD06FC56"/>
    <w:lvl w:ilvl="0">
      <w:start w:val="1"/>
      <w:numFmt w:val="decimal"/>
      <w:lvlText w:val="%1."/>
      <w:lvlJc w:val="left"/>
      <w:pPr>
        <w:ind w:left="502" w:hanging="360"/>
      </w:pPr>
      <w:rPr>
        <w:rFonts w:hint="default"/>
        <w:b/>
        <w:bCs/>
      </w:rPr>
    </w:lvl>
    <w:lvl w:ilvl="1">
      <w:start w:val="5"/>
      <w:numFmt w:val="decimal"/>
      <w:isLgl/>
      <w:lvlText w:val="%1.%2"/>
      <w:lvlJc w:val="left"/>
      <w:pPr>
        <w:ind w:left="720" w:hanging="360"/>
      </w:pPr>
      <w:rPr>
        <w:rFonts w:hint="default"/>
      </w:rPr>
    </w:lvl>
    <w:lvl w:ilvl="2">
      <w:start w:val="1"/>
      <w:numFmt w:val="decimal"/>
      <w:isLgl/>
      <w:lvlText w:val="%1.%2.%3"/>
      <w:lvlJc w:val="left"/>
      <w:pPr>
        <w:ind w:left="1156" w:hanging="720"/>
      </w:pPr>
      <w:rPr>
        <w:rFonts w:hint="default"/>
      </w:rPr>
    </w:lvl>
    <w:lvl w:ilvl="3">
      <w:start w:val="1"/>
      <w:numFmt w:val="decimal"/>
      <w:isLgl/>
      <w:lvlText w:val="%1.%2.%3.%4"/>
      <w:lvlJc w:val="left"/>
      <w:pPr>
        <w:ind w:left="1232" w:hanging="720"/>
      </w:pPr>
      <w:rPr>
        <w:rFonts w:hint="default"/>
      </w:rPr>
    </w:lvl>
    <w:lvl w:ilvl="4">
      <w:start w:val="1"/>
      <w:numFmt w:val="decimal"/>
      <w:isLgl/>
      <w:lvlText w:val="%1.%2.%3.%4.%5"/>
      <w:lvlJc w:val="left"/>
      <w:pPr>
        <w:ind w:left="1668" w:hanging="1080"/>
      </w:pPr>
      <w:rPr>
        <w:rFonts w:hint="default"/>
      </w:rPr>
    </w:lvl>
    <w:lvl w:ilvl="5">
      <w:start w:val="1"/>
      <w:numFmt w:val="decimal"/>
      <w:isLgl/>
      <w:lvlText w:val="%1.%2.%3.%4.%5.%6"/>
      <w:lvlJc w:val="left"/>
      <w:pPr>
        <w:ind w:left="1744" w:hanging="1080"/>
      </w:pPr>
      <w:rPr>
        <w:rFonts w:hint="default"/>
      </w:rPr>
    </w:lvl>
    <w:lvl w:ilvl="6">
      <w:start w:val="1"/>
      <w:numFmt w:val="decimal"/>
      <w:isLgl/>
      <w:lvlText w:val="%1.%2.%3.%4.%5.%6.%7"/>
      <w:lvlJc w:val="left"/>
      <w:pPr>
        <w:ind w:left="2180" w:hanging="1440"/>
      </w:pPr>
      <w:rPr>
        <w:rFonts w:hint="default"/>
      </w:rPr>
    </w:lvl>
    <w:lvl w:ilvl="7">
      <w:start w:val="1"/>
      <w:numFmt w:val="decimal"/>
      <w:isLgl/>
      <w:lvlText w:val="%1.%2.%3.%4.%5.%6.%7.%8"/>
      <w:lvlJc w:val="left"/>
      <w:pPr>
        <w:ind w:left="2256" w:hanging="1440"/>
      </w:pPr>
      <w:rPr>
        <w:rFonts w:hint="default"/>
      </w:rPr>
    </w:lvl>
    <w:lvl w:ilvl="8">
      <w:start w:val="1"/>
      <w:numFmt w:val="decimal"/>
      <w:isLgl/>
      <w:lvlText w:val="%1.%2.%3.%4.%5.%6.%7.%8.%9"/>
      <w:lvlJc w:val="left"/>
      <w:pPr>
        <w:ind w:left="2332" w:hanging="1440"/>
      </w:pPr>
      <w:rPr>
        <w:rFonts w:hint="default"/>
      </w:rPr>
    </w:lvl>
  </w:abstractNum>
  <w:abstractNum w:abstractNumId="45" w15:restartNumberingAfterBreak="0">
    <w:nsid w:val="66F46273"/>
    <w:multiLevelType w:val="multilevel"/>
    <w:tmpl w:val="D5AEED20"/>
    <w:lvl w:ilvl="0">
      <w:start w:val="1"/>
      <w:numFmt w:val="decimal"/>
      <w:lvlText w:val="%1."/>
      <w:lvlJc w:val="left"/>
      <w:pPr>
        <w:tabs>
          <w:tab w:val="num" w:pos="720"/>
        </w:tabs>
        <w:ind w:left="720" w:hanging="360"/>
      </w:pPr>
      <w:rPr>
        <w:b/>
        <w:bCs/>
      </w:rPr>
    </w:lvl>
    <w:lvl w:ilvl="1">
      <w:start w:val="1"/>
      <w:numFmt w:val="decimal"/>
      <w:lvlText w:val="2.1.%2"/>
      <w:lvlJc w:val="left"/>
      <w:pPr>
        <w:ind w:left="1440" w:hanging="360"/>
      </w:pPr>
      <w:rPr>
        <w:rFonts w:hint="default"/>
      </w:rPr>
    </w:lvl>
    <w:lvl w:ilvl="2">
      <w:start w:val="1"/>
      <w:numFmt w:val="decimal"/>
      <w:lvlText w:val="2.2.%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8E5E57"/>
    <w:multiLevelType w:val="multilevel"/>
    <w:tmpl w:val="D75A49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1F66"/>
    <w:multiLevelType w:val="multilevel"/>
    <w:tmpl w:val="7F7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34052"/>
    <w:multiLevelType w:val="multilevel"/>
    <w:tmpl w:val="8862B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5B6745"/>
    <w:multiLevelType w:val="multilevel"/>
    <w:tmpl w:val="40B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16685"/>
    <w:multiLevelType w:val="multilevel"/>
    <w:tmpl w:val="ACC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A3C48"/>
    <w:multiLevelType w:val="multilevel"/>
    <w:tmpl w:val="A02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E1E24"/>
    <w:multiLevelType w:val="multilevel"/>
    <w:tmpl w:val="E55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559A0"/>
    <w:multiLevelType w:val="multilevel"/>
    <w:tmpl w:val="16263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BF1946"/>
    <w:multiLevelType w:val="multilevel"/>
    <w:tmpl w:val="ACB2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ED18D9"/>
    <w:multiLevelType w:val="multilevel"/>
    <w:tmpl w:val="DEB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94422"/>
    <w:multiLevelType w:val="hybridMultilevel"/>
    <w:tmpl w:val="33F45F4A"/>
    <w:lvl w:ilvl="0" w:tplc="34FAAE1C">
      <w:start w:val="1"/>
      <w:numFmt w:val="bullet"/>
      <w:lvlText w:val=""/>
      <w:lvlJc w:val="left"/>
      <w:pPr>
        <w:ind w:left="720" w:hanging="360"/>
      </w:pPr>
      <w:rPr>
        <w:rFonts w:ascii="Symbol" w:hAnsi="Symbol"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E263CD5"/>
    <w:multiLevelType w:val="hybridMultilevel"/>
    <w:tmpl w:val="CA06DCBE"/>
    <w:lvl w:ilvl="0" w:tplc="8C0C48AC">
      <w:start w:val="1"/>
      <w:numFmt w:val="decimal"/>
      <w:lvlText w:val="2.%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8" w15:restartNumberingAfterBreak="0">
    <w:nsid w:val="7FAA7BEB"/>
    <w:multiLevelType w:val="hybridMultilevel"/>
    <w:tmpl w:val="9370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918866">
    <w:abstractNumId w:val="7"/>
  </w:num>
  <w:num w:numId="2" w16cid:durableId="450706167">
    <w:abstractNumId w:val="9"/>
  </w:num>
  <w:num w:numId="3" w16cid:durableId="471601951">
    <w:abstractNumId w:val="58"/>
  </w:num>
  <w:num w:numId="4" w16cid:durableId="1290209529">
    <w:abstractNumId w:val="8"/>
  </w:num>
  <w:num w:numId="5" w16cid:durableId="2045983194">
    <w:abstractNumId w:val="18"/>
  </w:num>
  <w:num w:numId="6" w16cid:durableId="680162375">
    <w:abstractNumId w:val="44"/>
  </w:num>
  <w:num w:numId="7" w16cid:durableId="785542334">
    <w:abstractNumId w:val="57"/>
  </w:num>
  <w:num w:numId="8" w16cid:durableId="2142527199">
    <w:abstractNumId w:val="45"/>
  </w:num>
  <w:num w:numId="9" w16cid:durableId="1500341357">
    <w:abstractNumId w:val="1"/>
  </w:num>
  <w:num w:numId="10" w16cid:durableId="134565447">
    <w:abstractNumId w:val="52"/>
  </w:num>
  <w:num w:numId="11" w16cid:durableId="452676286">
    <w:abstractNumId w:val="21"/>
  </w:num>
  <w:num w:numId="12" w16cid:durableId="340855950">
    <w:abstractNumId w:val="23"/>
  </w:num>
  <w:num w:numId="13" w16cid:durableId="1214659261">
    <w:abstractNumId w:val="43"/>
  </w:num>
  <w:num w:numId="14" w16cid:durableId="684286834">
    <w:abstractNumId w:val="14"/>
  </w:num>
  <w:num w:numId="15" w16cid:durableId="1881890608">
    <w:abstractNumId w:val="39"/>
  </w:num>
  <w:num w:numId="16" w16cid:durableId="1518155054">
    <w:abstractNumId w:val="4"/>
  </w:num>
  <w:num w:numId="17" w16cid:durableId="1855991344">
    <w:abstractNumId w:val="2"/>
  </w:num>
  <w:num w:numId="18" w16cid:durableId="1616019402">
    <w:abstractNumId w:val="11"/>
  </w:num>
  <w:num w:numId="19" w16cid:durableId="391125536">
    <w:abstractNumId w:val="20"/>
  </w:num>
  <w:num w:numId="20" w16cid:durableId="1545290370">
    <w:abstractNumId w:val="48"/>
  </w:num>
  <w:num w:numId="21" w16cid:durableId="1805391519">
    <w:abstractNumId w:val="22"/>
  </w:num>
  <w:num w:numId="22" w16cid:durableId="1113591700">
    <w:abstractNumId w:val="17"/>
  </w:num>
  <w:num w:numId="23" w16cid:durableId="1014645820">
    <w:abstractNumId w:val="40"/>
  </w:num>
  <w:num w:numId="24" w16cid:durableId="1761827665">
    <w:abstractNumId w:val="54"/>
  </w:num>
  <w:num w:numId="25" w16cid:durableId="1619067587">
    <w:abstractNumId w:val="0"/>
  </w:num>
  <w:num w:numId="26" w16cid:durableId="1241479768">
    <w:abstractNumId w:val="12"/>
  </w:num>
  <w:num w:numId="27" w16cid:durableId="117261810">
    <w:abstractNumId w:val="28"/>
  </w:num>
  <w:num w:numId="28" w16cid:durableId="796683366">
    <w:abstractNumId w:val="6"/>
  </w:num>
  <w:num w:numId="29" w16cid:durableId="1544519270">
    <w:abstractNumId w:val="26"/>
  </w:num>
  <w:num w:numId="30" w16cid:durableId="1612856571">
    <w:abstractNumId w:val="37"/>
  </w:num>
  <w:num w:numId="31" w16cid:durableId="2043751142">
    <w:abstractNumId w:val="15"/>
  </w:num>
  <w:num w:numId="32" w16cid:durableId="981664329">
    <w:abstractNumId w:val="50"/>
  </w:num>
  <w:num w:numId="33" w16cid:durableId="1372533922">
    <w:abstractNumId w:val="36"/>
  </w:num>
  <w:num w:numId="34" w16cid:durableId="448208307">
    <w:abstractNumId w:val="55"/>
  </w:num>
  <w:num w:numId="35" w16cid:durableId="1528564562">
    <w:abstractNumId w:val="3"/>
  </w:num>
  <w:num w:numId="36" w16cid:durableId="1505362789">
    <w:abstractNumId w:val="51"/>
  </w:num>
  <w:num w:numId="37" w16cid:durableId="632446316">
    <w:abstractNumId w:val="49"/>
  </w:num>
  <w:num w:numId="38" w16cid:durableId="23144062">
    <w:abstractNumId w:val="27"/>
  </w:num>
  <w:num w:numId="39" w16cid:durableId="403722191">
    <w:abstractNumId w:val="38"/>
  </w:num>
  <w:num w:numId="40" w16cid:durableId="775491226">
    <w:abstractNumId w:val="53"/>
  </w:num>
  <w:num w:numId="41" w16cid:durableId="1896162247">
    <w:abstractNumId w:val="47"/>
  </w:num>
  <w:num w:numId="42" w16cid:durableId="131026729">
    <w:abstractNumId w:val="35"/>
  </w:num>
  <w:num w:numId="43" w16cid:durableId="690843460">
    <w:abstractNumId w:val="10"/>
  </w:num>
  <w:num w:numId="44" w16cid:durableId="1937397467">
    <w:abstractNumId w:val="25"/>
  </w:num>
  <w:num w:numId="45" w16cid:durableId="1890262813">
    <w:abstractNumId w:val="34"/>
  </w:num>
  <w:num w:numId="46" w16cid:durableId="673190373">
    <w:abstractNumId w:val="30"/>
  </w:num>
  <w:num w:numId="47" w16cid:durableId="1748073927">
    <w:abstractNumId w:val="24"/>
  </w:num>
  <w:num w:numId="48" w16cid:durableId="1406151183">
    <w:abstractNumId w:val="29"/>
  </w:num>
  <w:num w:numId="49" w16cid:durableId="1799764103">
    <w:abstractNumId w:val="16"/>
  </w:num>
  <w:num w:numId="50" w16cid:durableId="1733848920">
    <w:abstractNumId w:val="31"/>
  </w:num>
  <w:num w:numId="51" w16cid:durableId="2094352233">
    <w:abstractNumId w:val="33"/>
  </w:num>
  <w:num w:numId="52" w16cid:durableId="1421946314">
    <w:abstractNumId w:val="19"/>
  </w:num>
  <w:num w:numId="53" w16cid:durableId="2024747350">
    <w:abstractNumId w:val="46"/>
  </w:num>
  <w:num w:numId="54" w16cid:durableId="1972519803">
    <w:abstractNumId w:val="5"/>
  </w:num>
  <w:num w:numId="55" w16cid:durableId="1433624448">
    <w:abstractNumId w:val="56"/>
  </w:num>
  <w:num w:numId="56" w16cid:durableId="1904246567">
    <w:abstractNumId w:val="41"/>
  </w:num>
  <w:num w:numId="57" w16cid:durableId="1664163632">
    <w:abstractNumId w:val="13"/>
  </w:num>
  <w:num w:numId="58" w16cid:durableId="712660769">
    <w:abstractNumId w:val="32"/>
  </w:num>
  <w:num w:numId="59" w16cid:durableId="520777721">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C99"/>
    <w:rsid w:val="000000CB"/>
    <w:rsid w:val="00002475"/>
    <w:rsid w:val="00003311"/>
    <w:rsid w:val="00005871"/>
    <w:rsid w:val="00007E85"/>
    <w:rsid w:val="0001281D"/>
    <w:rsid w:val="000129AF"/>
    <w:rsid w:val="00014545"/>
    <w:rsid w:val="00016972"/>
    <w:rsid w:val="000201E8"/>
    <w:rsid w:val="00020993"/>
    <w:rsid w:val="00030336"/>
    <w:rsid w:val="00030C92"/>
    <w:rsid w:val="00033F41"/>
    <w:rsid w:val="00047493"/>
    <w:rsid w:val="00055BF4"/>
    <w:rsid w:val="00056D94"/>
    <w:rsid w:val="00057E13"/>
    <w:rsid w:val="00062BEA"/>
    <w:rsid w:val="00063BD1"/>
    <w:rsid w:val="00065BC1"/>
    <w:rsid w:val="00066147"/>
    <w:rsid w:val="00067828"/>
    <w:rsid w:val="00070251"/>
    <w:rsid w:val="000711F6"/>
    <w:rsid w:val="000718F1"/>
    <w:rsid w:val="00073082"/>
    <w:rsid w:val="00073C33"/>
    <w:rsid w:val="000747E0"/>
    <w:rsid w:val="000763BD"/>
    <w:rsid w:val="00076F28"/>
    <w:rsid w:val="00077F47"/>
    <w:rsid w:val="00080765"/>
    <w:rsid w:val="000809F3"/>
    <w:rsid w:val="000816C6"/>
    <w:rsid w:val="00083DF0"/>
    <w:rsid w:val="00084F19"/>
    <w:rsid w:val="00086D14"/>
    <w:rsid w:val="000A1689"/>
    <w:rsid w:val="000B25B2"/>
    <w:rsid w:val="000B359D"/>
    <w:rsid w:val="000C4FC6"/>
    <w:rsid w:val="000C7B73"/>
    <w:rsid w:val="000C7FC9"/>
    <w:rsid w:val="000D099F"/>
    <w:rsid w:val="000D4A63"/>
    <w:rsid w:val="000D4C4B"/>
    <w:rsid w:val="000D4DA5"/>
    <w:rsid w:val="000D5A0B"/>
    <w:rsid w:val="000E20DF"/>
    <w:rsid w:val="000E70FE"/>
    <w:rsid w:val="000F2139"/>
    <w:rsid w:val="000F34DD"/>
    <w:rsid w:val="000F3BD6"/>
    <w:rsid w:val="000F41C6"/>
    <w:rsid w:val="0010093C"/>
    <w:rsid w:val="00103C5E"/>
    <w:rsid w:val="00110718"/>
    <w:rsid w:val="00110A2C"/>
    <w:rsid w:val="00116D7F"/>
    <w:rsid w:val="00125515"/>
    <w:rsid w:val="00125E95"/>
    <w:rsid w:val="00137C9F"/>
    <w:rsid w:val="00142CBF"/>
    <w:rsid w:val="001431FF"/>
    <w:rsid w:val="001516C3"/>
    <w:rsid w:val="001558B6"/>
    <w:rsid w:val="001566D4"/>
    <w:rsid w:val="00157D15"/>
    <w:rsid w:val="001618E3"/>
    <w:rsid w:val="00165601"/>
    <w:rsid w:val="001677CE"/>
    <w:rsid w:val="001804EF"/>
    <w:rsid w:val="00181733"/>
    <w:rsid w:val="00182C0C"/>
    <w:rsid w:val="00186592"/>
    <w:rsid w:val="00192204"/>
    <w:rsid w:val="00194BD7"/>
    <w:rsid w:val="001967B4"/>
    <w:rsid w:val="001A0103"/>
    <w:rsid w:val="001A79AA"/>
    <w:rsid w:val="001B6B06"/>
    <w:rsid w:val="001D2347"/>
    <w:rsid w:val="001E0D22"/>
    <w:rsid w:val="001E260D"/>
    <w:rsid w:val="001E2F38"/>
    <w:rsid w:val="001E4A65"/>
    <w:rsid w:val="001F5469"/>
    <w:rsid w:val="00201354"/>
    <w:rsid w:val="00214B39"/>
    <w:rsid w:val="00215F6C"/>
    <w:rsid w:val="00221E77"/>
    <w:rsid w:val="002243F2"/>
    <w:rsid w:val="00227E1E"/>
    <w:rsid w:val="0023009B"/>
    <w:rsid w:val="002356D5"/>
    <w:rsid w:val="00235A6F"/>
    <w:rsid w:val="00235ECF"/>
    <w:rsid w:val="00237377"/>
    <w:rsid w:val="00240359"/>
    <w:rsid w:val="002403F3"/>
    <w:rsid w:val="002468AF"/>
    <w:rsid w:val="00263B96"/>
    <w:rsid w:val="00263BF5"/>
    <w:rsid w:val="00265F18"/>
    <w:rsid w:val="00266098"/>
    <w:rsid w:val="002735A7"/>
    <w:rsid w:val="002754A1"/>
    <w:rsid w:val="00281436"/>
    <w:rsid w:val="002840DE"/>
    <w:rsid w:val="0028681C"/>
    <w:rsid w:val="00292367"/>
    <w:rsid w:val="002A07DC"/>
    <w:rsid w:val="002A3E0F"/>
    <w:rsid w:val="002A534B"/>
    <w:rsid w:val="002A5645"/>
    <w:rsid w:val="002C78ED"/>
    <w:rsid w:val="002D2F9E"/>
    <w:rsid w:val="002D46B0"/>
    <w:rsid w:val="002E4B8D"/>
    <w:rsid w:val="002E6C81"/>
    <w:rsid w:val="002E765B"/>
    <w:rsid w:val="002F502B"/>
    <w:rsid w:val="002F5199"/>
    <w:rsid w:val="00302347"/>
    <w:rsid w:val="00302FB3"/>
    <w:rsid w:val="00304585"/>
    <w:rsid w:val="0030577A"/>
    <w:rsid w:val="003106E2"/>
    <w:rsid w:val="00311F38"/>
    <w:rsid w:val="0032140C"/>
    <w:rsid w:val="00322E74"/>
    <w:rsid w:val="00327ED9"/>
    <w:rsid w:val="003316FB"/>
    <w:rsid w:val="00334B0D"/>
    <w:rsid w:val="00340B7F"/>
    <w:rsid w:val="0034166D"/>
    <w:rsid w:val="00347901"/>
    <w:rsid w:val="003511DE"/>
    <w:rsid w:val="003517E2"/>
    <w:rsid w:val="003517E9"/>
    <w:rsid w:val="00354543"/>
    <w:rsid w:val="00354E37"/>
    <w:rsid w:val="00360A31"/>
    <w:rsid w:val="0036151B"/>
    <w:rsid w:val="00361A68"/>
    <w:rsid w:val="00371793"/>
    <w:rsid w:val="003762A5"/>
    <w:rsid w:val="003814ED"/>
    <w:rsid w:val="00382504"/>
    <w:rsid w:val="00383BB4"/>
    <w:rsid w:val="003A01E0"/>
    <w:rsid w:val="003A2F74"/>
    <w:rsid w:val="003A7105"/>
    <w:rsid w:val="003B7AB0"/>
    <w:rsid w:val="003C5A1C"/>
    <w:rsid w:val="003C653F"/>
    <w:rsid w:val="003C66BD"/>
    <w:rsid w:val="003D12C5"/>
    <w:rsid w:val="003D21C9"/>
    <w:rsid w:val="003D5292"/>
    <w:rsid w:val="003D69C5"/>
    <w:rsid w:val="003E2B9E"/>
    <w:rsid w:val="003E471A"/>
    <w:rsid w:val="003E51E1"/>
    <w:rsid w:val="003E51FD"/>
    <w:rsid w:val="003E539A"/>
    <w:rsid w:val="003E7A22"/>
    <w:rsid w:val="003E7AE7"/>
    <w:rsid w:val="003F251A"/>
    <w:rsid w:val="003F2931"/>
    <w:rsid w:val="003F633C"/>
    <w:rsid w:val="003F7F85"/>
    <w:rsid w:val="00401FF4"/>
    <w:rsid w:val="00403402"/>
    <w:rsid w:val="00405E6F"/>
    <w:rsid w:val="00414DD6"/>
    <w:rsid w:val="004150B2"/>
    <w:rsid w:val="00416F41"/>
    <w:rsid w:val="00422345"/>
    <w:rsid w:val="004246A4"/>
    <w:rsid w:val="004437DA"/>
    <w:rsid w:val="00443B2B"/>
    <w:rsid w:val="0045096B"/>
    <w:rsid w:val="00453E39"/>
    <w:rsid w:val="00467219"/>
    <w:rsid w:val="004840E0"/>
    <w:rsid w:val="00484A1F"/>
    <w:rsid w:val="00484EC6"/>
    <w:rsid w:val="0048524F"/>
    <w:rsid w:val="00487C7A"/>
    <w:rsid w:val="0049014A"/>
    <w:rsid w:val="00490507"/>
    <w:rsid w:val="004911BB"/>
    <w:rsid w:val="00492EB6"/>
    <w:rsid w:val="00494B7C"/>
    <w:rsid w:val="004A09E1"/>
    <w:rsid w:val="004A0EA8"/>
    <w:rsid w:val="004A1EFB"/>
    <w:rsid w:val="004A26B9"/>
    <w:rsid w:val="004A6313"/>
    <w:rsid w:val="004A68F4"/>
    <w:rsid w:val="004B45E4"/>
    <w:rsid w:val="004C0784"/>
    <w:rsid w:val="004C199B"/>
    <w:rsid w:val="004C6980"/>
    <w:rsid w:val="004E06AC"/>
    <w:rsid w:val="004E233E"/>
    <w:rsid w:val="004F0A71"/>
    <w:rsid w:val="004F1F2F"/>
    <w:rsid w:val="004F2F84"/>
    <w:rsid w:val="004F3953"/>
    <w:rsid w:val="004F7462"/>
    <w:rsid w:val="00502305"/>
    <w:rsid w:val="00505CCC"/>
    <w:rsid w:val="00525BC2"/>
    <w:rsid w:val="00530293"/>
    <w:rsid w:val="00530F13"/>
    <w:rsid w:val="0053388A"/>
    <w:rsid w:val="00534348"/>
    <w:rsid w:val="00535091"/>
    <w:rsid w:val="0054221B"/>
    <w:rsid w:val="00555B9E"/>
    <w:rsid w:val="00557516"/>
    <w:rsid w:val="0056034F"/>
    <w:rsid w:val="00564704"/>
    <w:rsid w:val="005718F2"/>
    <w:rsid w:val="00576BE2"/>
    <w:rsid w:val="00576D56"/>
    <w:rsid w:val="005806BE"/>
    <w:rsid w:val="00582960"/>
    <w:rsid w:val="0059052F"/>
    <w:rsid w:val="00592093"/>
    <w:rsid w:val="005944CC"/>
    <w:rsid w:val="00594F55"/>
    <w:rsid w:val="005975FE"/>
    <w:rsid w:val="005A2B95"/>
    <w:rsid w:val="005A32D2"/>
    <w:rsid w:val="005A5444"/>
    <w:rsid w:val="005C07EF"/>
    <w:rsid w:val="005C0DCF"/>
    <w:rsid w:val="005C18F1"/>
    <w:rsid w:val="005C6F10"/>
    <w:rsid w:val="005D5591"/>
    <w:rsid w:val="005D5E5F"/>
    <w:rsid w:val="005E0F53"/>
    <w:rsid w:val="005E560F"/>
    <w:rsid w:val="005E5C49"/>
    <w:rsid w:val="005E5C92"/>
    <w:rsid w:val="005E5CE8"/>
    <w:rsid w:val="005E7E86"/>
    <w:rsid w:val="005F5919"/>
    <w:rsid w:val="005F7BF3"/>
    <w:rsid w:val="006049B6"/>
    <w:rsid w:val="00604CE7"/>
    <w:rsid w:val="00604FD1"/>
    <w:rsid w:val="00606304"/>
    <w:rsid w:val="00614230"/>
    <w:rsid w:val="00616D39"/>
    <w:rsid w:val="00623BCA"/>
    <w:rsid w:val="00624B68"/>
    <w:rsid w:val="00626690"/>
    <w:rsid w:val="00626D93"/>
    <w:rsid w:val="00640272"/>
    <w:rsid w:val="00641ACF"/>
    <w:rsid w:val="006467B1"/>
    <w:rsid w:val="0065082F"/>
    <w:rsid w:val="00652390"/>
    <w:rsid w:val="00660FEA"/>
    <w:rsid w:val="00663A4B"/>
    <w:rsid w:val="00664A50"/>
    <w:rsid w:val="00665E75"/>
    <w:rsid w:val="00667088"/>
    <w:rsid w:val="006763E0"/>
    <w:rsid w:val="00681B17"/>
    <w:rsid w:val="006911AA"/>
    <w:rsid w:val="00693C99"/>
    <w:rsid w:val="0069533A"/>
    <w:rsid w:val="006A18AB"/>
    <w:rsid w:val="006A3D66"/>
    <w:rsid w:val="006B0A61"/>
    <w:rsid w:val="006C6670"/>
    <w:rsid w:val="006C6B51"/>
    <w:rsid w:val="006C7BDB"/>
    <w:rsid w:val="006D6F79"/>
    <w:rsid w:val="006E5D25"/>
    <w:rsid w:val="006F11D2"/>
    <w:rsid w:val="006F317A"/>
    <w:rsid w:val="006F5C64"/>
    <w:rsid w:val="0070202C"/>
    <w:rsid w:val="00705407"/>
    <w:rsid w:val="00713DEC"/>
    <w:rsid w:val="00713E99"/>
    <w:rsid w:val="00722120"/>
    <w:rsid w:val="00722B16"/>
    <w:rsid w:val="007231E4"/>
    <w:rsid w:val="00730847"/>
    <w:rsid w:val="00730DEF"/>
    <w:rsid w:val="00731C16"/>
    <w:rsid w:val="00734115"/>
    <w:rsid w:val="00734577"/>
    <w:rsid w:val="00740C3E"/>
    <w:rsid w:val="00740F6E"/>
    <w:rsid w:val="00747F24"/>
    <w:rsid w:val="007542FD"/>
    <w:rsid w:val="007558A4"/>
    <w:rsid w:val="00756380"/>
    <w:rsid w:val="0076117B"/>
    <w:rsid w:val="007702F6"/>
    <w:rsid w:val="0077056F"/>
    <w:rsid w:val="0077488D"/>
    <w:rsid w:val="007776E7"/>
    <w:rsid w:val="00780A8D"/>
    <w:rsid w:val="00782345"/>
    <w:rsid w:val="007825D7"/>
    <w:rsid w:val="007849B0"/>
    <w:rsid w:val="007858A2"/>
    <w:rsid w:val="007872CD"/>
    <w:rsid w:val="007A3A41"/>
    <w:rsid w:val="007A7DD8"/>
    <w:rsid w:val="007B25A4"/>
    <w:rsid w:val="007B642E"/>
    <w:rsid w:val="007C00B3"/>
    <w:rsid w:val="007C03F6"/>
    <w:rsid w:val="007C06D5"/>
    <w:rsid w:val="007C6A21"/>
    <w:rsid w:val="007D188A"/>
    <w:rsid w:val="007D2A9A"/>
    <w:rsid w:val="007D347E"/>
    <w:rsid w:val="007D40A8"/>
    <w:rsid w:val="007E2B26"/>
    <w:rsid w:val="007E4F18"/>
    <w:rsid w:val="007F0F84"/>
    <w:rsid w:val="007F1DBF"/>
    <w:rsid w:val="007F4D21"/>
    <w:rsid w:val="007F576B"/>
    <w:rsid w:val="007F6771"/>
    <w:rsid w:val="00812AC1"/>
    <w:rsid w:val="0081472E"/>
    <w:rsid w:val="00815590"/>
    <w:rsid w:val="00822129"/>
    <w:rsid w:val="0082319A"/>
    <w:rsid w:val="00830E19"/>
    <w:rsid w:val="0083268A"/>
    <w:rsid w:val="00833586"/>
    <w:rsid w:val="0083657E"/>
    <w:rsid w:val="008451CA"/>
    <w:rsid w:val="00845D05"/>
    <w:rsid w:val="00846ED7"/>
    <w:rsid w:val="00854875"/>
    <w:rsid w:val="00860AA5"/>
    <w:rsid w:val="00863728"/>
    <w:rsid w:val="00864017"/>
    <w:rsid w:val="00872B82"/>
    <w:rsid w:val="0087342E"/>
    <w:rsid w:val="0088144F"/>
    <w:rsid w:val="008A0084"/>
    <w:rsid w:val="008A39E1"/>
    <w:rsid w:val="008B2DED"/>
    <w:rsid w:val="008C3EC5"/>
    <w:rsid w:val="008D40B3"/>
    <w:rsid w:val="008D463A"/>
    <w:rsid w:val="008D5CF2"/>
    <w:rsid w:val="008E7AE8"/>
    <w:rsid w:val="008E7C53"/>
    <w:rsid w:val="008F3B12"/>
    <w:rsid w:val="008F3E39"/>
    <w:rsid w:val="00900E86"/>
    <w:rsid w:val="00903C86"/>
    <w:rsid w:val="00906E50"/>
    <w:rsid w:val="00910110"/>
    <w:rsid w:val="009150BA"/>
    <w:rsid w:val="00915DB6"/>
    <w:rsid w:val="009276A2"/>
    <w:rsid w:val="0094147E"/>
    <w:rsid w:val="0094221F"/>
    <w:rsid w:val="009454A2"/>
    <w:rsid w:val="00946CEB"/>
    <w:rsid w:val="00947180"/>
    <w:rsid w:val="009479AC"/>
    <w:rsid w:val="00956518"/>
    <w:rsid w:val="00957718"/>
    <w:rsid w:val="00960D70"/>
    <w:rsid w:val="00962055"/>
    <w:rsid w:val="00963859"/>
    <w:rsid w:val="0097099B"/>
    <w:rsid w:val="00970FAA"/>
    <w:rsid w:val="0097128D"/>
    <w:rsid w:val="00974394"/>
    <w:rsid w:val="00981E73"/>
    <w:rsid w:val="009830F9"/>
    <w:rsid w:val="00984E7B"/>
    <w:rsid w:val="009910CB"/>
    <w:rsid w:val="009926C1"/>
    <w:rsid w:val="00994D70"/>
    <w:rsid w:val="009A1494"/>
    <w:rsid w:val="009A373F"/>
    <w:rsid w:val="009A4168"/>
    <w:rsid w:val="009B4C2F"/>
    <w:rsid w:val="009C5835"/>
    <w:rsid w:val="009D18C7"/>
    <w:rsid w:val="009D1C57"/>
    <w:rsid w:val="009D47E3"/>
    <w:rsid w:val="009E2E0E"/>
    <w:rsid w:val="009E3518"/>
    <w:rsid w:val="009E3E7C"/>
    <w:rsid w:val="009E48A5"/>
    <w:rsid w:val="009F137C"/>
    <w:rsid w:val="009F3842"/>
    <w:rsid w:val="009F38C6"/>
    <w:rsid w:val="00A00C42"/>
    <w:rsid w:val="00A0266E"/>
    <w:rsid w:val="00A03BD7"/>
    <w:rsid w:val="00A04A33"/>
    <w:rsid w:val="00A07E55"/>
    <w:rsid w:val="00A26539"/>
    <w:rsid w:val="00A33732"/>
    <w:rsid w:val="00A33D18"/>
    <w:rsid w:val="00A41F4A"/>
    <w:rsid w:val="00A441D0"/>
    <w:rsid w:val="00A448B2"/>
    <w:rsid w:val="00A501A7"/>
    <w:rsid w:val="00A51E33"/>
    <w:rsid w:val="00A552F5"/>
    <w:rsid w:val="00A56967"/>
    <w:rsid w:val="00A6227D"/>
    <w:rsid w:val="00A627F2"/>
    <w:rsid w:val="00A65B08"/>
    <w:rsid w:val="00A70BD8"/>
    <w:rsid w:val="00A7460B"/>
    <w:rsid w:val="00A80D87"/>
    <w:rsid w:val="00A82C16"/>
    <w:rsid w:val="00A84E82"/>
    <w:rsid w:val="00A8581D"/>
    <w:rsid w:val="00A85DCB"/>
    <w:rsid w:val="00A87521"/>
    <w:rsid w:val="00A90054"/>
    <w:rsid w:val="00A90075"/>
    <w:rsid w:val="00A91CF0"/>
    <w:rsid w:val="00A92EC5"/>
    <w:rsid w:val="00AA73E8"/>
    <w:rsid w:val="00AB1295"/>
    <w:rsid w:val="00AB1AF7"/>
    <w:rsid w:val="00AB489B"/>
    <w:rsid w:val="00AB61C9"/>
    <w:rsid w:val="00AC318A"/>
    <w:rsid w:val="00AC3F2D"/>
    <w:rsid w:val="00AC5060"/>
    <w:rsid w:val="00AC68FF"/>
    <w:rsid w:val="00AD7A3C"/>
    <w:rsid w:val="00AE25DD"/>
    <w:rsid w:val="00AE68B5"/>
    <w:rsid w:val="00AE7BEE"/>
    <w:rsid w:val="00AF0636"/>
    <w:rsid w:val="00AF1EBB"/>
    <w:rsid w:val="00AF2849"/>
    <w:rsid w:val="00AF508F"/>
    <w:rsid w:val="00AF54CC"/>
    <w:rsid w:val="00B000B9"/>
    <w:rsid w:val="00B01136"/>
    <w:rsid w:val="00B0341F"/>
    <w:rsid w:val="00B051DC"/>
    <w:rsid w:val="00B1091C"/>
    <w:rsid w:val="00B10C86"/>
    <w:rsid w:val="00B14799"/>
    <w:rsid w:val="00B1781B"/>
    <w:rsid w:val="00B223A7"/>
    <w:rsid w:val="00B22BC7"/>
    <w:rsid w:val="00B30196"/>
    <w:rsid w:val="00B31AD4"/>
    <w:rsid w:val="00B32C8F"/>
    <w:rsid w:val="00B4324D"/>
    <w:rsid w:val="00B5030D"/>
    <w:rsid w:val="00B54E63"/>
    <w:rsid w:val="00B57514"/>
    <w:rsid w:val="00B65BFE"/>
    <w:rsid w:val="00B72178"/>
    <w:rsid w:val="00B72339"/>
    <w:rsid w:val="00B74356"/>
    <w:rsid w:val="00B86729"/>
    <w:rsid w:val="00B8780F"/>
    <w:rsid w:val="00B90C0D"/>
    <w:rsid w:val="00BA01E8"/>
    <w:rsid w:val="00BA5C2D"/>
    <w:rsid w:val="00BB0E85"/>
    <w:rsid w:val="00BC1703"/>
    <w:rsid w:val="00BC286C"/>
    <w:rsid w:val="00BC3EA5"/>
    <w:rsid w:val="00BC466B"/>
    <w:rsid w:val="00BD00D4"/>
    <w:rsid w:val="00BD0EC6"/>
    <w:rsid w:val="00BD3759"/>
    <w:rsid w:val="00BD426E"/>
    <w:rsid w:val="00BD6E96"/>
    <w:rsid w:val="00BE224B"/>
    <w:rsid w:val="00BF0547"/>
    <w:rsid w:val="00BF2456"/>
    <w:rsid w:val="00BF48AC"/>
    <w:rsid w:val="00BF788F"/>
    <w:rsid w:val="00C0073B"/>
    <w:rsid w:val="00C0235C"/>
    <w:rsid w:val="00C05609"/>
    <w:rsid w:val="00C0608B"/>
    <w:rsid w:val="00C06773"/>
    <w:rsid w:val="00C07487"/>
    <w:rsid w:val="00C0767B"/>
    <w:rsid w:val="00C106B2"/>
    <w:rsid w:val="00C10FD7"/>
    <w:rsid w:val="00C11CA2"/>
    <w:rsid w:val="00C14B11"/>
    <w:rsid w:val="00C16FC4"/>
    <w:rsid w:val="00C3187B"/>
    <w:rsid w:val="00C328F2"/>
    <w:rsid w:val="00C36590"/>
    <w:rsid w:val="00C369AB"/>
    <w:rsid w:val="00C37475"/>
    <w:rsid w:val="00C43248"/>
    <w:rsid w:val="00C44E68"/>
    <w:rsid w:val="00C45559"/>
    <w:rsid w:val="00C4582A"/>
    <w:rsid w:val="00C52635"/>
    <w:rsid w:val="00C56593"/>
    <w:rsid w:val="00C62541"/>
    <w:rsid w:val="00C73200"/>
    <w:rsid w:val="00C74540"/>
    <w:rsid w:val="00C7753C"/>
    <w:rsid w:val="00C95A32"/>
    <w:rsid w:val="00CA2391"/>
    <w:rsid w:val="00CA2B36"/>
    <w:rsid w:val="00CA372D"/>
    <w:rsid w:val="00CA5430"/>
    <w:rsid w:val="00CB0320"/>
    <w:rsid w:val="00CB36A1"/>
    <w:rsid w:val="00CB42E3"/>
    <w:rsid w:val="00CC2436"/>
    <w:rsid w:val="00CC5AF7"/>
    <w:rsid w:val="00CC627E"/>
    <w:rsid w:val="00CC718F"/>
    <w:rsid w:val="00CD1589"/>
    <w:rsid w:val="00CD247E"/>
    <w:rsid w:val="00CD6567"/>
    <w:rsid w:val="00CE2F02"/>
    <w:rsid w:val="00CE33F6"/>
    <w:rsid w:val="00CE54E6"/>
    <w:rsid w:val="00CE60B2"/>
    <w:rsid w:val="00CE6ACC"/>
    <w:rsid w:val="00CE7737"/>
    <w:rsid w:val="00CF2F25"/>
    <w:rsid w:val="00CF39D0"/>
    <w:rsid w:val="00CF64E5"/>
    <w:rsid w:val="00D03B18"/>
    <w:rsid w:val="00D064D6"/>
    <w:rsid w:val="00D21F11"/>
    <w:rsid w:val="00D23B34"/>
    <w:rsid w:val="00D2473D"/>
    <w:rsid w:val="00D27CF1"/>
    <w:rsid w:val="00D313E7"/>
    <w:rsid w:val="00D42F21"/>
    <w:rsid w:val="00D52749"/>
    <w:rsid w:val="00D5507D"/>
    <w:rsid w:val="00D60582"/>
    <w:rsid w:val="00D626CD"/>
    <w:rsid w:val="00D70ECB"/>
    <w:rsid w:val="00D81B9E"/>
    <w:rsid w:val="00D8500E"/>
    <w:rsid w:val="00D94A8D"/>
    <w:rsid w:val="00D94C82"/>
    <w:rsid w:val="00DA05DA"/>
    <w:rsid w:val="00DA0BE5"/>
    <w:rsid w:val="00DA576B"/>
    <w:rsid w:val="00DA6E24"/>
    <w:rsid w:val="00DB4E1C"/>
    <w:rsid w:val="00DB7AD8"/>
    <w:rsid w:val="00DC189F"/>
    <w:rsid w:val="00DD4351"/>
    <w:rsid w:val="00DD4B39"/>
    <w:rsid w:val="00DE063A"/>
    <w:rsid w:val="00DE0DCB"/>
    <w:rsid w:val="00DE34C2"/>
    <w:rsid w:val="00DF0E2A"/>
    <w:rsid w:val="00DF2B61"/>
    <w:rsid w:val="00DF3AB2"/>
    <w:rsid w:val="00E01B89"/>
    <w:rsid w:val="00E0445A"/>
    <w:rsid w:val="00E07E3D"/>
    <w:rsid w:val="00E13093"/>
    <w:rsid w:val="00E20099"/>
    <w:rsid w:val="00E217B4"/>
    <w:rsid w:val="00E2293E"/>
    <w:rsid w:val="00E262AF"/>
    <w:rsid w:val="00E26487"/>
    <w:rsid w:val="00E27017"/>
    <w:rsid w:val="00E27FC0"/>
    <w:rsid w:val="00E3047B"/>
    <w:rsid w:val="00E34B50"/>
    <w:rsid w:val="00E34C26"/>
    <w:rsid w:val="00E37573"/>
    <w:rsid w:val="00E40EE5"/>
    <w:rsid w:val="00E41FA4"/>
    <w:rsid w:val="00E431A0"/>
    <w:rsid w:val="00E50DA2"/>
    <w:rsid w:val="00E519B9"/>
    <w:rsid w:val="00E5778C"/>
    <w:rsid w:val="00E60BCE"/>
    <w:rsid w:val="00E66BAB"/>
    <w:rsid w:val="00E67315"/>
    <w:rsid w:val="00E75D14"/>
    <w:rsid w:val="00E80A65"/>
    <w:rsid w:val="00E82608"/>
    <w:rsid w:val="00E91D21"/>
    <w:rsid w:val="00E94C0E"/>
    <w:rsid w:val="00E9638A"/>
    <w:rsid w:val="00EA28B9"/>
    <w:rsid w:val="00EA5C0F"/>
    <w:rsid w:val="00EB0DCF"/>
    <w:rsid w:val="00EB107E"/>
    <w:rsid w:val="00EC4E47"/>
    <w:rsid w:val="00ED4A84"/>
    <w:rsid w:val="00ED56B9"/>
    <w:rsid w:val="00ED7E3C"/>
    <w:rsid w:val="00EF0E30"/>
    <w:rsid w:val="00EF0F5C"/>
    <w:rsid w:val="00EF5B47"/>
    <w:rsid w:val="00EF719A"/>
    <w:rsid w:val="00F012D5"/>
    <w:rsid w:val="00F1172B"/>
    <w:rsid w:val="00F1310E"/>
    <w:rsid w:val="00F13CA1"/>
    <w:rsid w:val="00F176D1"/>
    <w:rsid w:val="00F17D5D"/>
    <w:rsid w:val="00F210B4"/>
    <w:rsid w:val="00F22C39"/>
    <w:rsid w:val="00F24287"/>
    <w:rsid w:val="00F30B85"/>
    <w:rsid w:val="00F33415"/>
    <w:rsid w:val="00F42FD5"/>
    <w:rsid w:val="00F614A6"/>
    <w:rsid w:val="00F66244"/>
    <w:rsid w:val="00F70A9F"/>
    <w:rsid w:val="00F742FD"/>
    <w:rsid w:val="00F746CE"/>
    <w:rsid w:val="00F7755B"/>
    <w:rsid w:val="00F84798"/>
    <w:rsid w:val="00F90A58"/>
    <w:rsid w:val="00F94216"/>
    <w:rsid w:val="00F950E2"/>
    <w:rsid w:val="00FA0303"/>
    <w:rsid w:val="00FA31E8"/>
    <w:rsid w:val="00FA4448"/>
    <w:rsid w:val="00FB3F14"/>
    <w:rsid w:val="00FB63EC"/>
    <w:rsid w:val="00FB7B2F"/>
    <w:rsid w:val="00FC1209"/>
    <w:rsid w:val="00FC2A35"/>
    <w:rsid w:val="00FC438A"/>
    <w:rsid w:val="00FC4723"/>
    <w:rsid w:val="00FC7133"/>
    <w:rsid w:val="00FD0513"/>
    <w:rsid w:val="00FD1180"/>
    <w:rsid w:val="00FD5D53"/>
    <w:rsid w:val="00FE3FC8"/>
    <w:rsid w:val="00FE7E09"/>
    <w:rsid w:val="00FF0056"/>
    <w:rsid w:val="00FF198D"/>
    <w:rsid w:val="00FF3A79"/>
    <w:rsid w:val="014DB6BB"/>
    <w:rsid w:val="07AD021E"/>
    <w:rsid w:val="07B8E38E"/>
    <w:rsid w:val="0FE9E269"/>
    <w:rsid w:val="10C70D40"/>
    <w:rsid w:val="146DAAAC"/>
    <w:rsid w:val="17BB7868"/>
    <w:rsid w:val="1B865CFC"/>
    <w:rsid w:val="226AE01B"/>
    <w:rsid w:val="231C033B"/>
    <w:rsid w:val="2357A4DB"/>
    <w:rsid w:val="26803D0C"/>
    <w:rsid w:val="28DC24F8"/>
    <w:rsid w:val="2909454F"/>
    <w:rsid w:val="2DA27558"/>
    <w:rsid w:val="3934BD57"/>
    <w:rsid w:val="3A6CBF9D"/>
    <w:rsid w:val="4065B3C7"/>
    <w:rsid w:val="40B23593"/>
    <w:rsid w:val="429F995F"/>
    <w:rsid w:val="44326867"/>
    <w:rsid w:val="4BBEDB4F"/>
    <w:rsid w:val="517756F6"/>
    <w:rsid w:val="59259C0E"/>
    <w:rsid w:val="59C51FC1"/>
    <w:rsid w:val="5D66B93D"/>
    <w:rsid w:val="65128BF6"/>
    <w:rsid w:val="66F04352"/>
    <w:rsid w:val="6827AC53"/>
    <w:rsid w:val="69A4C36E"/>
    <w:rsid w:val="6A9EDB91"/>
    <w:rsid w:val="7032C3A6"/>
    <w:rsid w:val="75207CC0"/>
    <w:rsid w:val="783D3536"/>
    <w:rsid w:val="7FF013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3FA54"/>
  <w15:chartTrackingRefBased/>
  <w15:docId w15:val="{314C39F8-5CC2-4827-A256-57571289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AU" w:eastAsia="en-US"/>
    </w:rPr>
  </w:style>
  <w:style w:type="paragraph" w:styleId="Heading1">
    <w:name w:val="heading 1"/>
    <w:basedOn w:val="Normal"/>
    <w:next w:val="Normal"/>
    <w:qFormat/>
    <w:pPr>
      <w:keepNext/>
      <w:jc w:val="center"/>
      <w:outlineLvl w:val="0"/>
    </w:pPr>
    <w:rPr>
      <w:b/>
      <w:lang w:val="en-US"/>
    </w:rPr>
  </w:style>
  <w:style w:type="paragraph" w:styleId="Heading2">
    <w:name w:val="heading 2"/>
    <w:basedOn w:val="Normal"/>
    <w:next w:val="Normal"/>
    <w:link w:val="Heading2Char"/>
    <w:uiPriority w:val="9"/>
    <w:unhideWhenUsed/>
    <w:qFormat/>
    <w:rsid w:val="00E044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semiHidden/>
    <w:unhideWhenUsed/>
    <w:qFormat/>
    <w:rsid w:val="001677CE"/>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55751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552" w:hanging="1843"/>
    </w:pPr>
    <w:rPr>
      <w:lang w:val="en-US"/>
    </w:rPr>
  </w:style>
  <w:style w:type="character" w:styleId="Hyperlink">
    <w:name w:val="Hyperlink"/>
    <w:uiPriority w:val="99"/>
    <w:rPr>
      <w:color w:val="0000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OC1">
    <w:name w:val="toc 1"/>
    <w:basedOn w:val="Normal"/>
    <w:next w:val="Normal"/>
    <w:autoRedefine/>
    <w:uiPriority w:val="39"/>
    <w:rsid w:val="001E4A65"/>
  </w:style>
  <w:style w:type="table" w:styleId="TableGrid">
    <w:name w:val="Table Grid"/>
    <w:basedOn w:val="TableNormal"/>
    <w:rsid w:val="00453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31E8"/>
    <w:pPr>
      <w:ind w:left="720"/>
      <w:contextualSpacing/>
    </w:pPr>
  </w:style>
  <w:style w:type="character" w:styleId="FollowedHyperlink">
    <w:name w:val="FollowedHyperlink"/>
    <w:basedOn w:val="DefaultParagraphFont"/>
    <w:rsid w:val="00D8500E"/>
    <w:rPr>
      <w:color w:val="954F72" w:themeColor="followedHyperlink"/>
      <w:u w:val="single"/>
    </w:rPr>
  </w:style>
  <w:style w:type="character" w:styleId="UnresolvedMention">
    <w:name w:val="Unresolved Mention"/>
    <w:basedOn w:val="DefaultParagraphFont"/>
    <w:uiPriority w:val="99"/>
    <w:semiHidden/>
    <w:unhideWhenUsed/>
    <w:rsid w:val="00D8500E"/>
    <w:rPr>
      <w:color w:val="605E5C"/>
      <w:shd w:val="clear" w:color="auto" w:fill="E1DFDD"/>
    </w:rPr>
  </w:style>
  <w:style w:type="paragraph" w:styleId="NormalWeb">
    <w:name w:val="Normal (Web)"/>
    <w:basedOn w:val="Normal"/>
    <w:uiPriority w:val="99"/>
    <w:unhideWhenUsed/>
    <w:rsid w:val="00557516"/>
    <w:pPr>
      <w:spacing w:before="100" w:beforeAutospacing="1" w:after="100" w:afterAutospacing="1"/>
    </w:pPr>
    <w:rPr>
      <w:szCs w:val="24"/>
      <w:lang w:val="tr-TR" w:eastAsia="tr-TR"/>
    </w:rPr>
  </w:style>
  <w:style w:type="character" w:styleId="Strong">
    <w:name w:val="Strong"/>
    <w:basedOn w:val="DefaultParagraphFont"/>
    <w:uiPriority w:val="22"/>
    <w:qFormat/>
    <w:rsid w:val="00557516"/>
    <w:rPr>
      <w:b/>
      <w:bCs/>
    </w:rPr>
  </w:style>
  <w:style w:type="character" w:customStyle="1" w:styleId="Heading4Char">
    <w:name w:val="Heading 4 Char"/>
    <w:basedOn w:val="DefaultParagraphFont"/>
    <w:link w:val="Heading4"/>
    <w:semiHidden/>
    <w:rsid w:val="00557516"/>
    <w:rPr>
      <w:rFonts w:asciiTheme="majorHAnsi" w:eastAsiaTheme="majorEastAsia" w:hAnsiTheme="majorHAnsi" w:cstheme="majorBidi"/>
      <w:i/>
      <w:iCs/>
      <w:color w:val="2E74B5" w:themeColor="accent1" w:themeShade="BF"/>
      <w:sz w:val="24"/>
      <w:lang w:val="en-AU" w:eastAsia="en-US"/>
    </w:rPr>
  </w:style>
  <w:style w:type="character" w:customStyle="1" w:styleId="Heading3Char">
    <w:name w:val="Heading 3 Char"/>
    <w:basedOn w:val="DefaultParagraphFont"/>
    <w:link w:val="Heading3"/>
    <w:semiHidden/>
    <w:rsid w:val="001677CE"/>
    <w:rPr>
      <w:rFonts w:asciiTheme="majorHAnsi" w:eastAsiaTheme="majorEastAsia" w:hAnsiTheme="majorHAnsi" w:cstheme="majorBidi"/>
      <w:color w:val="1F4D78" w:themeColor="accent1" w:themeShade="7F"/>
      <w:sz w:val="24"/>
      <w:szCs w:val="24"/>
      <w:lang w:val="en-AU" w:eastAsia="en-US"/>
    </w:rPr>
  </w:style>
  <w:style w:type="character" w:customStyle="1" w:styleId="Heading2Char">
    <w:name w:val="Heading 2 Char"/>
    <w:basedOn w:val="DefaultParagraphFont"/>
    <w:link w:val="Heading2"/>
    <w:uiPriority w:val="9"/>
    <w:rsid w:val="00E0445A"/>
    <w:rPr>
      <w:rFonts w:asciiTheme="majorHAnsi" w:eastAsiaTheme="majorEastAsia" w:hAnsiTheme="majorHAnsi" w:cstheme="majorBidi"/>
      <w:color w:val="2E74B5" w:themeColor="accent1" w:themeShade="BF"/>
      <w:sz w:val="32"/>
      <w:szCs w:val="32"/>
      <w:lang w:val="en-AU" w:eastAsia="en-US"/>
    </w:rPr>
  </w:style>
  <w:style w:type="paragraph" w:styleId="NoSpacing">
    <w:name w:val="No Spacing"/>
    <w:uiPriority w:val="1"/>
    <w:qFormat/>
    <w:rsid w:val="00863728"/>
    <w:rPr>
      <w:sz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B636DFBB1076442A9B7C9B735B26873" ma:contentTypeVersion="15" ma:contentTypeDescription="Yeni belge oluşturun." ma:contentTypeScope="" ma:versionID="0d3e699b58b26fc4e103e55c04b44761">
  <xsd:schema xmlns:xsd="http://www.w3.org/2001/XMLSchema" xmlns:xs="http://www.w3.org/2001/XMLSchema" xmlns:p="http://schemas.microsoft.com/office/2006/metadata/properties" xmlns:ns3="10bb0aa8-34cc-4d45-b889-b591859f9c95" xmlns:ns4="6e42e2e3-fb19-41ed-a511-c2f970556464" targetNamespace="http://schemas.microsoft.com/office/2006/metadata/properties" ma:root="true" ma:fieldsID="16f352e8f89c7901615477516291068d" ns3:_="" ns4:_="">
    <xsd:import namespace="10bb0aa8-34cc-4d45-b889-b591859f9c95"/>
    <xsd:import namespace="6e42e2e3-fb19-41ed-a511-c2f9705564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_activity"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b0aa8-34cc-4d45-b889-b591859f9c95"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SharingHintHash" ma:index="10" nillable="true" ma:displayName="İpucu Paylaşımı Karması"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42e2e3-fb19-41ed-a511-c2f9705564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42e2e3-fb19-41ed-a511-c2f97055646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4A31-F7AE-4D84-990D-969414971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b0aa8-34cc-4d45-b889-b591859f9c95"/>
    <ds:schemaRef ds:uri="6e42e2e3-fb19-41ed-a511-c2f970556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D3B680-8733-458C-9374-7E9002D89499}">
  <ds:schemaRefs>
    <ds:schemaRef ds:uri="http://schemas.microsoft.com/sharepoint/v3/contenttype/forms"/>
  </ds:schemaRefs>
</ds:datastoreItem>
</file>

<file path=customXml/itemProps3.xml><?xml version="1.0" encoding="utf-8"?>
<ds:datastoreItem xmlns:ds="http://schemas.openxmlformats.org/officeDocument/2006/customXml" ds:itemID="{F5EB8736-3628-40C9-A554-B56668561EB8}">
  <ds:schemaRefs>
    <ds:schemaRef ds:uri="http://schemas.microsoft.com/office/2006/metadata/properties"/>
    <ds:schemaRef ds:uri="http://schemas.microsoft.com/office/infopath/2007/PartnerControls"/>
    <ds:schemaRef ds:uri="6e42e2e3-fb19-41ed-a511-c2f970556464"/>
  </ds:schemaRefs>
</ds:datastoreItem>
</file>

<file path=customXml/itemProps4.xml><?xml version="1.0" encoding="utf-8"?>
<ds:datastoreItem xmlns:ds="http://schemas.openxmlformats.org/officeDocument/2006/customXml" ds:itemID="{7752120C-B8FF-46CB-9BB8-8F68D0AB1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4244</Words>
  <Characters>24196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Bogazici University</Company>
  <LinksUpToDate>false</LinksUpToDate>
  <CharactersWithSpaces>28384</CharactersWithSpaces>
  <SharedDoc>false</SharedDoc>
  <HLinks>
    <vt:vector size="102" baseType="variant">
      <vt:variant>
        <vt:i4>1507376</vt:i4>
      </vt:variant>
      <vt:variant>
        <vt:i4>98</vt:i4>
      </vt:variant>
      <vt:variant>
        <vt:i4>0</vt:i4>
      </vt:variant>
      <vt:variant>
        <vt:i4>5</vt:i4>
      </vt:variant>
      <vt:variant>
        <vt:lpwstr/>
      </vt:variant>
      <vt:variant>
        <vt:lpwstr>_Toc60144430</vt:lpwstr>
      </vt:variant>
      <vt:variant>
        <vt:i4>1441840</vt:i4>
      </vt:variant>
      <vt:variant>
        <vt:i4>92</vt:i4>
      </vt:variant>
      <vt:variant>
        <vt:i4>0</vt:i4>
      </vt:variant>
      <vt:variant>
        <vt:i4>5</vt:i4>
      </vt:variant>
      <vt:variant>
        <vt:lpwstr/>
      </vt:variant>
      <vt:variant>
        <vt:lpwstr>_Toc60144431</vt:lpwstr>
      </vt:variant>
      <vt:variant>
        <vt:i4>1507376</vt:i4>
      </vt:variant>
      <vt:variant>
        <vt:i4>86</vt:i4>
      </vt:variant>
      <vt:variant>
        <vt:i4>0</vt:i4>
      </vt:variant>
      <vt:variant>
        <vt:i4>5</vt:i4>
      </vt:variant>
      <vt:variant>
        <vt:lpwstr/>
      </vt:variant>
      <vt:variant>
        <vt:lpwstr>_Toc60144430</vt:lpwstr>
      </vt:variant>
      <vt:variant>
        <vt:i4>1114160</vt:i4>
      </vt:variant>
      <vt:variant>
        <vt:i4>80</vt:i4>
      </vt:variant>
      <vt:variant>
        <vt:i4>0</vt:i4>
      </vt:variant>
      <vt:variant>
        <vt:i4>5</vt:i4>
      </vt:variant>
      <vt:variant>
        <vt:lpwstr/>
      </vt:variant>
      <vt:variant>
        <vt:lpwstr>_Toc60144436</vt:lpwstr>
      </vt:variant>
      <vt:variant>
        <vt:i4>1179696</vt:i4>
      </vt:variant>
      <vt:variant>
        <vt:i4>74</vt:i4>
      </vt:variant>
      <vt:variant>
        <vt:i4>0</vt:i4>
      </vt:variant>
      <vt:variant>
        <vt:i4>5</vt:i4>
      </vt:variant>
      <vt:variant>
        <vt:lpwstr/>
      </vt:variant>
      <vt:variant>
        <vt:lpwstr>_Toc60144435</vt:lpwstr>
      </vt:variant>
      <vt:variant>
        <vt:i4>1245232</vt:i4>
      </vt:variant>
      <vt:variant>
        <vt:i4>68</vt:i4>
      </vt:variant>
      <vt:variant>
        <vt:i4>0</vt:i4>
      </vt:variant>
      <vt:variant>
        <vt:i4>5</vt:i4>
      </vt:variant>
      <vt:variant>
        <vt:lpwstr/>
      </vt:variant>
      <vt:variant>
        <vt:lpwstr>_Toc60144434</vt:lpwstr>
      </vt:variant>
      <vt:variant>
        <vt:i4>1310768</vt:i4>
      </vt:variant>
      <vt:variant>
        <vt:i4>62</vt:i4>
      </vt:variant>
      <vt:variant>
        <vt:i4>0</vt:i4>
      </vt:variant>
      <vt:variant>
        <vt:i4>5</vt:i4>
      </vt:variant>
      <vt:variant>
        <vt:lpwstr/>
      </vt:variant>
      <vt:variant>
        <vt:lpwstr>_Toc60144433</vt:lpwstr>
      </vt:variant>
      <vt:variant>
        <vt:i4>1376304</vt:i4>
      </vt:variant>
      <vt:variant>
        <vt:i4>56</vt:i4>
      </vt:variant>
      <vt:variant>
        <vt:i4>0</vt:i4>
      </vt:variant>
      <vt:variant>
        <vt:i4>5</vt:i4>
      </vt:variant>
      <vt:variant>
        <vt:lpwstr/>
      </vt:variant>
      <vt:variant>
        <vt:lpwstr>_Toc60144432</vt:lpwstr>
      </vt:variant>
      <vt:variant>
        <vt:i4>1441840</vt:i4>
      </vt:variant>
      <vt:variant>
        <vt:i4>50</vt:i4>
      </vt:variant>
      <vt:variant>
        <vt:i4>0</vt:i4>
      </vt:variant>
      <vt:variant>
        <vt:i4>5</vt:i4>
      </vt:variant>
      <vt:variant>
        <vt:lpwstr/>
      </vt:variant>
      <vt:variant>
        <vt:lpwstr>_Toc60144431</vt:lpwstr>
      </vt:variant>
      <vt:variant>
        <vt:i4>1507376</vt:i4>
      </vt:variant>
      <vt:variant>
        <vt:i4>44</vt:i4>
      </vt:variant>
      <vt:variant>
        <vt:i4>0</vt:i4>
      </vt:variant>
      <vt:variant>
        <vt:i4>5</vt:i4>
      </vt:variant>
      <vt:variant>
        <vt:lpwstr/>
      </vt:variant>
      <vt:variant>
        <vt:lpwstr>_Toc60144430</vt:lpwstr>
      </vt:variant>
      <vt:variant>
        <vt:i4>1441840</vt:i4>
      </vt:variant>
      <vt:variant>
        <vt:i4>38</vt:i4>
      </vt:variant>
      <vt:variant>
        <vt:i4>0</vt:i4>
      </vt:variant>
      <vt:variant>
        <vt:i4>5</vt:i4>
      </vt:variant>
      <vt:variant>
        <vt:lpwstr/>
      </vt:variant>
      <vt:variant>
        <vt:lpwstr>_Toc60144431</vt:lpwstr>
      </vt:variant>
      <vt:variant>
        <vt:i4>1441840</vt:i4>
      </vt:variant>
      <vt:variant>
        <vt:i4>32</vt:i4>
      </vt:variant>
      <vt:variant>
        <vt:i4>0</vt:i4>
      </vt:variant>
      <vt:variant>
        <vt:i4>5</vt:i4>
      </vt:variant>
      <vt:variant>
        <vt:lpwstr/>
      </vt:variant>
      <vt:variant>
        <vt:lpwstr>_Toc60144431</vt:lpwstr>
      </vt:variant>
      <vt:variant>
        <vt:i4>1507376</vt:i4>
      </vt:variant>
      <vt:variant>
        <vt:i4>26</vt:i4>
      </vt:variant>
      <vt:variant>
        <vt:i4>0</vt:i4>
      </vt:variant>
      <vt:variant>
        <vt:i4>5</vt:i4>
      </vt:variant>
      <vt:variant>
        <vt:lpwstr/>
      </vt:variant>
      <vt:variant>
        <vt:lpwstr>_Toc60144430</vt:lpwstr>
      </vt:variant>
      <vt:variant>
        <vt:i4>1441840</vt:i4>
      </vt:variant>
      <vt:variant>
        <vt:i4>20</vt:i4>
      </vt:variant>
      <vt:variant>
        <vt:i4>0</vt:i4>
      </vt:variant>
      <vt:variant>
        <vt:i4>5</vt:i4>
      </vt:variant>
      <vt:variant>
        <vt:lpwstr/>
      </vt:variant>
      <vt:variant>
        <vt:lpwstr>_Toc60144431</vt:lpwstr>
      </vt:variant>
      <vt:variant>
        <vt:i4>1507376</vt:i4>
      </vt:variant>
      <vt:variant>
        <vt:i4>14</vt:i4>
      </vt:variant>
      <vt:variant>
        <vt:i4>0</vt:i4>
      </vt:variant>
      <vt:variant>
        <vt:i4>5</vt:i4>
      </vt:variant>
      <vt:variant>
        <vt:lpwstr/>
      </vt:variant>
      <vt:variant>
        <vt:lpwstr>_Toc60144430</vt:lpwstr>
      </vt:variant>
      <vt:variant>
        <vt:i4>1966129</vt:i4>
      </vt:variant>
      <vt:variant>
        <vt:i4>8</vt:i4>
      </vt:variant>
      <vt:variant>
        <vt:i4>0</vt:i4>
      </vt:variant>
      <vt:variant>
        <vt:i4>5</vt:i4>
      </vt:variant>
      <vt:variant>
        <vt:lpwstr/>
      </vt:variant>
      <vt:variant>
        <vt:lpwstr>_Toc60144429</vt:lpwstr>
      </vt:variant>
      <vt:variant>
        <vt:i4>2031665</vt:i4>
      </vt:variant>
      <vt:variant>
        <vt:i4>2</vt:i4>
      </vt:variant>
      <vt:variant>
        <vt:i4>0</vt:i4>
      </vt:variant>
      <vt:variant>
        <vt:i4>5</vt:i4>
      </vt:variant>
      <vt:variant>
        <vt:lpwstr/>
      </vt:variant>
      <vt:variant>
        <vt:lpwstr>_Toc60144428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Ufuk Çağlayan</dc:creator>
  <cp:keywords/>
  <dc:description/>
  <cp:lastModifiedBy>CEM İRER</cp:lastModifiedBy>
  <cp:revision>2</cp:revision>
  <cp:lastPrinted>2022-10-04T20:17:00Z</cp:lastPrinted>
  <dcterms:created xsi:type="dcterms:W3CDTF">2026-03-11T16:41:00Z</dcterms:created>
  <dcterms:modified xsi:type="dcterms:W3CDTF">2026-03-11T16:41:00Z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0x010100CB636DFBB1076442A9B7C9B735B26873</vt:lpwstr>
  </property>
</Properties>
</file>